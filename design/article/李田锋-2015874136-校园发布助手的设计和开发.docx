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c"/>
        <w:tblW w:w="8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7"/>
        <w:gridCol w:w="916"/>
        <w:gridCol w:w="545"/>
        <w:gridCol w:w="189"/>
        <w:gridCol w:w="1876"/>
        <w:gridCol w:w="507"/>
        <w:gridCol w:w="2016"/>
        <w:gridCol w:w="917"/>
        <w:gridCol w:w="467"/>
        <w:gridCol w:w="267"/>
        <w:gridCol w:w="183"/>
        <w:gridCol w:w="77"/>
        <w:gridCol w:w="404"/>
      </w:tblGrid>
      <w:tr w:rsidR="000D534D">
        <w:trPr>
          <w:cantSplit/>
          <w:trHeight w:val="207"/>
        </w:trPr>
        <w:tc>
          <w:tcPr>
            <w:tcW w:w="8841" w:type="dxa"/>
            <w:gridSpan w:val="13"/>
          </w:tcPr>
          <w:p w:rsidR="000D534D" w:rsidRDefault="000D534D">
            <w:pPr>
              <w:spacing w:line="360" w:lineRule="auto"/>
              <w:rPr>
                <w:sz w:val="18"/>
                <w:szCs w:val="18"/>
              </w:rPr>
            </w:pPr>
            <w:bookmarkStart w:id="0" w:name="_Toc75244398"/>
          </w:p>
        </w:tc>
      </w:tr>
      <w:tr w:rsidR="000D534D">
        <w:trPr>
          <w:cantSplit/>
          <w:trHeight w:hRule="exact" w:val="1577"/>
        </w:trPr>
        <w:tc>
          <w:tcPr>
            <w:tcW w:w="1938" w:type="dxa"/>
            <w:gridSpan w:val="3"/>
            <w:vAlign w:val="center"/>
          </w:tcPr>
          <w:p w:rsidR="000D534D" w:rsidRDefault="00261E4B">
            <w:pPr>
              <w:spacing w:line="360" w:lineRule="auto"/>
              <w:jc w:val="center"/>
              <w:rPr>
                <w:sz w:val="24"/>
                <w:szCs w:val="24"/>
              </w:rPr>
            </w:pPr>
            <w:r>
              <w:rPr>
                <w:noProof/>
              </w:rPr>
              <w:drawing>
                <wp:inline distT="0" distB="0" distL="0" distR="0" wp14:anchorId="1C459EE5" wp14:editId="35ED70AA">
                  <wp:extent cx="1066800" cy="1095375"/>
                  <wp:effectExtent l="0" t="0" r="0" b="9525"/>
                  <wp:docPr id="24" name="图片 24" descr="50da81cb39dbb6fdf8b8fff80b24ab18962b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0da81cb39dbb6fdf8b8fff80b24ab18962b37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6800" cy="1095375"/>
                          </a:xfrm>
                          <a:prstGeom prst="rect">
                            <a:avLst/>
                          </a:prstGeom>
                          <a:noFill/>
                          <a:ln>
                            <a:noFill/>
                          </a:ln>
                        </pic:spPr>
                      </pic:pic>
                    </a:graphicData>
                  </a:graphic>
                </wp:inline>
              </w:drawing>
            </w:r>
          </w:p>
        </w:tc>
        <w:tc>
          <w:tcPr>
            <w:tcW w:w="4588"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 w:rsidR="000D534D" w:rsidRDefault="000D534D">
            <w:pPr>
              <w:spacing w:line="360" w:lineRule="auto"/>
              <w:rPr>
                <w:sz w:val="24"/>
                <w:szCs w:val="24"/>
              </w:rPr>
            </w:pPr>
          </w:p>
        </w:tc>
        <w:tc>
          <w:tcPr>
            <w:tcW w:w="2315" w:type="dxa"/>
            <w:gridSpan w:val="6"/>
          </w:tcPr>
          <w:p w:rsidR="000D534D" w:rsidRDefault="00261E4B">
            <w:pPr>
              <w:spacing w:line="360" w:lineRule="auto"/>
              <w:rPr>
                <w:sz w:val="24"/>
                <w:szCs w:val="24"/>
              </w:rPr>
            </w:pPr>
            <w:r>
              <w:rPr>
                <w:noProof/>
                <w:sz w:val="24"/>
                <w:szCs w:val="24"/>
              </w:rPr>
              <mc:AlternateContent>
                <mc:Choice Requires="wps">
                  <w:drawing>
                    <wp:anchor distT="0" distB="0" distL="114300" distR="114300" simplePos="0" relativeHeight="251677696" behindDoc="0" locked="0" layoutInCell="1" allowOverlap="1" wp14:anchorId="7107E972" wp14:editId="5793A363">
                      <wp:simplePos x="0" y="0"/>
                      <wp:positionH relativeFrom="column">
                        <wp:posOffset>-5080</wp:posOffset>
                      </wp:positionH>
                      <wp:positionV relativeFrom="paragraph">
                        <wp:posOffset>86360</wp:posOffset>
                      </wp:positionV>
                      <wp:extent cx="1179830" cy="990600"/>
                      <wp:effectExtent l="13970" t="10160" r="6350" b="8890"/>
                      <wp:wrapNone/>
                      <wp:docPr id="25" name="文本框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179830" cy="990600"/>
                              </a:xfrm>
                              <a:prstGeom prst="rect">
                                <a:avLst/>
                              </a:prstGeom>
                              <a:solidFill>
                                <a:srgbClr val="FFFFFF"/>
                              </a:solidFill>
                              <a:ln w="9525">
                                <a:solidFill>
                                  <a:srgbClr val="000000"/>
                                </a:solidFill>
                                <a:miter lim="800000"/>
                              </a:ln>
                            </wps:spPr>
                            <wps:txbx>
                              <w:txbxContent>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C81BF0" w:rsidRDefault="00C81BF0">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C81BF0" w:rsidRDefault="00C81BF0">
                                  <w:pPr>
                                    <w:ind w:firstLine="480"/>
                                    <w:rPr>
                                      <w:rFonts w:ascii="Times New Roman" w:hAnsi="Times New Roman"/>
                                      <w:sz w:val="24"/>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4pt;margin-top:6.8pt;width:92.9pt;height:7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">
                      <o:lock v:ext="edit" aspectratio="t"/>
                      <v:textbox>
                        <w:txbxContent>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A</w:t>
                            </w:r>
                            <w:r>
                              <w:rPr>
                                <w:rFonts w:ascii="宋体" w:hAnsi="宋体" w:hint="eastAsia"/>
                              </w:rPr>
                              <w:t xml:space="preserve"> </w:t>
                            </w:r>
                            <w:r>
                              <w:rPr>
                                <w:rFonts w:ascii="宋体" w:hAnsi="宋体" w:hint="eastAsia"/>
                                <w:b/>
                              </w:rPr>
                              <w:t>基础理论</w:t>
                            </w:r>
                          </w:p>
                          <w:p w:rsidR="00C81BF0" w:rsidRDefault="00C81BF0">
                            <w:pPr>
                              <w:spacing w:line="360" w:lineRule="exact"/>
                              <w:rPr>
                                <w:rFonts w:ascii="宋体" w:hAnsi="宋体"/>
                              </w:rPr>
                            </w:pPr>
                            <w:r>
                              <w:rPr>
                                <w:rFonts w:hint="eastAsia"/>
                              </w:rPr>
                              <w:t>●</w:t>
                            </w:r>
                            <w:r>
                              <w:rPr>
                                <w:rFonts w:ascii="宋体" w:hAnsi="宋体" w:hint="eastAsia"/>
                              </w:rPr>
                              <w:t xml:space="preserve"> </w:t>
                            </w:r>
                            <w:r>
                              <w:rPr>
                                <w:rFonts w:ascii="宋体" w:hAnsi="宋体" w:hint="eastAsia"/>
                                <w:b/>
                              </w:rPr>
                              <w:t>B</w:t>
                            </w:r>
                            <w:r>
                              <w:rPr>
                                <w:rFonts w:ascii="宋体" w:hAnsi="宋体" w:hint="eastAsia"/>
                              </w:rPr>
                              <w:t xml:space="preserve"> </w:t>
                            </w:r>
                            <w:r>
                              <w:rPr>
                                <w:rFonts w:ascii="宋体" w:hAnsi="宋体" w:hint="eastAsia"/>
                                <w:b/>
                              </w:rPr>
                              <w:t>应用研究</w:t>
                            </w:r>
                          </w:p>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C</w:t>
                            </w:r>
                            <w:r>
                              <w:rPr>
                                <w:rFonts w:ascii="宋体" w:hAnsi="宋体" w:hint="eastAsia"/>
                              </w:rPr>
                              <w:t xml:space="preserve"> </w:t>
                            </w:r>
                            <w:r>
                              <w:rPr>
                                <w:rFonts w:ascii="宋体" w:hAnsi="宋体" w:hint="eastAsia"/>
                                <w:b/>
                              </w:rPr>
                              <w:t>调查报告</w:t>
                            </w:r>
                          </w:p>
                          <w:p w:rsidR="00C81BF0" w:rsidRDefault="00C81BF0">
                            <w:pPr>
                              <w:spacing w:line="360" w:lineRule="exact"/>
                              <w:rPr>
                                <w:rFonts w:ascii="宋体" w:hAnsi="宋体"/>
                              </w:rPr>
                            </w:pPr>
                            <w:r>
                              <w:rPr>
                                <w:rFonts w:ascii="宋体" w:hAnsi="宋体" w:hint="eastAsia"/>
                              </w:rPr>
                              <w:t xml:space="preserve">○ </w:t>
                            </w:r>
                            <w:r>
                              <w:rPr>
                                <w:rFonts w:ascii="宋体" w:hAnsi="宋体" w:hint="eastAsia"/>
                                <w:b/>
                              </w:rPr>
                              <w:t>D</w:t>
                            </w:r>
                            <w:r>
                              <w:rPr>
                                <w:rFonts w:ascii="宋体" w:hAnsi="宋体" w:hint="eastAsia"/>
                              </w:rPr>
                              <w:t xml:space="preserve"> </w:t>
                            </w:r>
                            <w:r>
                              <w:rPr>
                                <w:rFonts w:ascii="宋体" w:hAnsi="宋体" w:hint="eastAsia"/>
                                <w:b/>
                              </w:rPr>
                              <w:t>其他</w:t>
                            </w:r>
                          </w:p>
                          <w:p w:rsidR="00C81BF0" w:rsidRDefault="00C81BF0">
                            <w:pPr>
                              <w:ind w:firstLine="480"/>
                              <w:rPr>
                                <w:rFonts w:ascii="Times New Roman" w:hAnsi="Times New Roman"/>
                                <w:sz w:val="24"/>
                                <w:szCs w:val="24"/>
                              </w:rPr>
                            </w:pPr>
                          </w:p>
                        </w:txbxContent>
                      </v:textbox>
                    </v:shape>
                  </w:pict>
                </mc:Fallback>
              </mc:AlternateContent>
            </w:r>
          </w:p>
        </w:tc>
      </w:tr>
      <w:tr w:rsidR="000D534D">
        <w:trPr>
          <w:cantSplit/>
          <w:trHeight w:hRule="exact" w:val="937"/>
        </w:trPr>
        <w:tc>
          <w:tcPr>
            <w:tcW w:w="1393" w:type="dxa"/>
            <w:gridSpan w:val="2"/>
          </w:tcPr>
          <w:p w:rsidR="000D534D" w:rsidRDefault="000D534D">
            <w:pPr>
              <w:spacing w:line="360" w:lineRule="auto"/>
              <w:rPr>
                <w:sz w:val="24"/>
                <w:szCs w:val="24"/>
              </w:rPr>
            </w:pPr>
          </w:p>
        </w:tc>
        <w:tc>
          <w:tcPr>
            <w:tcW w:w="6050" w:type="dxa"/>
            <w:gridSpan w:val="6"/>
            <w:vAlign w:val="center"/>
          </w:tcPr>
          <w:p w:rsidR="000D534D" w:rsidRDefault="00261E4B">
            <w:pPr>
              <w:spacing w:line="360" w:lineRule="auto"/>
              <w:jc w:val="center"/>
              <w:rPr>
                <w:rFonts w:ascii="华文行楷" w:eastAsia="华文行楷" w:hAnsi="华文行楷" w:cs="华文行楷"/>
                <w:sz w:val="72"/>
                <w:szCs w:val="72"/>
              </w:rPr>
            </w:pPr>
            <w:r>
              <w:rPr>
                <w:rFonts w:ascii="华文行楷" w:eastAsia="华文行楷" w:hAnsi="华文行楷" w:cs="华文行楷" w:hint="eastAsia"/>
                <w:b/>
                <w:bCs/>
                <w:sz w:val="72"/>
                <w:szCs w:val="72"/>
              </w:rPr>
              <w:t>岭南师范学院</w:t>
            </w:r>
          </w:p>
        </w:tc>
        <w:tc>
          <w:tcPr>
            <w:tcW w:w="1398" w:type="dxa"/>
            <w:gridSpan w:val="5"/>
          </w:tcPr>
          <w:p w:rsidR="000D534D" w:rsidRDefault="000D534D">
            <w:pPr>
              <w:spacing w:line="360" w:lineRule="auto"/>
              <w:rPr>
                <w:sz w:val="24"/>
                <w:szCs w:val="24"/>
              </w:rPr>
            </w:pPr>
          </w:p>
        </w:tc>
      </w:tr>
      <w:tr w:rsidR="000D534D">
        <w:trPr>
          <w:cantSplit/>
          <w:trHeight w:hRule="exact" w:val="1127"/>
        </w:trPr>
        <w:tc>
          <w:tcPr>
            <w:tcW w:w="477" w:type="dxa"/>
          </w:tcPr>
          <w:p w:rsidR="000D534D" w:rsidRDefault="000D534D">
            <w:pPr>
              <w:jc w:val="center"/>
              <w:rPr>
                <w:rFonts w:ascii="华文行楷" w:eastAsia="华文行楷"/>
                <w:b/>
                <w:sz w:val="44"/>
                <w:szCs w:val="44"/>
              </w:rPr>
            </w:pPr>
          </w:p>
          <w:p w:rsidR="000D534D" w:rsidRDefault="000D534D">
            <w:pPr>
              <w:spacing w:line="360" w:lineRule="auto"/>
              <w:jc w:val="center"/>
              <w:rPr>
                <w:rFonts w:ascii="华文行楷" w:eastAsia="华文行楷"/>
                <w:b/>
                <w:sz w:val="44"/>
                <w:szCs w:val="44"/>
              </w:rPr>
            </w:pPr>
          </w:p>
        </w:tc>
        <w:tc>
          <w:tcPr>
            <w:tcW w:w="7883" w:type="dxa"/>
            <w:gridSpan w:val="10"/>
            <w:vAlign w:val="center"/>
          </w:tcPr>
          <w:p w:rsidR="000D534D" w:rsidRDefault="00261E4B">
            <w:pPr>
              <w:spacing w:line="360" w:lineRule="auto"/>
              <w:jc w:val="center"/>
              <w:rPr>
                <w:rFonts w:ascii="华文行楷" w:eastAsia="华文行楷"/>
                <w:b/>
                <w:spacing w:val="-2"/>
                <w:sz w:val="72"/>
                <w:szCs w:val="72"/>
              </w:rPr>
            </w:pPr>
            <w:r>
              <w:rPr>
                <w:rFonts w:ascii="华文行楷" w:eastAsia="华文行楷" w:hint="eastAsia"/>
                <w:b/>
                <w:sz w:val="72"/>
                <w:szCs w:val="72"/>
              </w:rPr>
              <w:t>本科生毕业论</w:t>
            </w:r>
            <w:r>
              <w:rPr>
                <w:rFonts w:ascii="华文行楷" w:eastAsia="华文行楷" w:hint="eastAsia"/>
                <w:b/>
                <w:spacing w:val="-5"/>
                <w:sz w:val="72"/>
                <w:szCs w:val="72"/>
              </w:rPr>
              <w:t>文（</w:t>
            </w:r>
            <w:r>
              <w:rPr>
                <w:rFonts w:ascii="华文行楷" w:eastAsia="华文行楷" w:hint="eastAsia"/>
                <w:b/>
                <w:spacing w:val="-2"/>
                <w:sz w:val="72"/>
                <w:szCs w:val="72"/>
              </w:rPr>
              <w:t>设计）</w:t>
            </w:r>
          </w:p>
          <w:p w:rsidR="000D534D" w:rsidRDefault="000D534D">
            <w:pPr>
              <w:spacing w:line="360" w:lineRule="auto"/>
              <w:jc w:val="center"/>
              <w:rPr>
                <w:rFonts w:ascii="华文行楷" w:eastAsia="华文行楷"/>
                <w:b/>
                <w:spacing w:val="-2"/>
                <w:sz w:val="72"/>
                <w:szCs w:val="72"/>
              </w:rPr>
            </w:pPr>
          </w:p>
          <w:p w:rsidR="000D534D" w:rsidRDefault="000D534D">
            <w:pPr>
              <w:spacing w:line="360" w:lineRule="auto"/>
              <w:jc w:val="center"/>
              <w:rPr>
                <w:rFonts w:ascii="华文行楷" w:eastAsia="华文行楷"/>
                <w:b/>
                <w:sz w:val="72"/>
                <w:szCs w:val="72"/>
              </w:rPr>
            </w:pPr>
          </w:p>
        </w:tc>
        <w:tc>
          <w:tcPr>
            <w:tcW w:w="481" w:type="dxa"/>
            <w:gridSpan w:val="2"/>
            <w:vAlign w:val="center"/>
          </w:tcPr>
          <w:p w:rsidR="000D534D" w:rsidRDefault="000D534D">
            <w:pPr>
              <w:spacing w:line="360" w:lineRule="auto"/>
              <w:jc w:val="center"/>
              <w:rPr>
                <w:sz w:val="24"/>
                <w:szCs w:val="24"/>
              </w:rPr>
            </w:pPr>
          </w:p>
        </w:tc>
      </w:tr>
      <w:tr w:rsidR="000D534D">
        <w:trPr>
          <w:cantSplit/>
          <w:trHeight w:val="672"/>
        </w:trPr>
        <w:tc>
          <w:tcPr>
            <w:tcW w:w="8841" w:type="dxa"/>
            <w:gridSpan w:val="13"/>
          </w:tcPr>
          <w:p w:rsidR="000D534D" w:rsidRDefault="000D534D">
            <w:pPr>
              <w:jc w:val="center"/>
            </w:pPr>
          </w:p>
        </w:tc>
      </w:tr>
      <w:tr w:rsidR="000D534D">
        <w:trPr>
          <w:cantSplit/>
          <w:trHeight w:hRule="exact" w:val="1183"/>
        </w:trPr>
        <w:tc>
          <w:tcPr>
            <w:tcW w:w="477" w:type="dxa"/>
            <w:vAlign w:val="center"/>
          </w:tcPr>
          <w:p w:rsidR="000D534D" w:rsidRDefault="000D534D">
            <w:pPr>
              <w:spacing w:line="360" w:lineRule="auto"/>
              <w:rPr>
                <w:sz w:val="24"/>
                <w:szCs w:val="24"/>
              </w:rPr>
            </w:pPr>
          </w:p>
        </w:tc>
        <w:tc>
          <w:tcPr>
            <w:tcW w:w="7960" w:type="dxa"/>
            <w:gridSpan w:val="11"/>
            <w:vAlign w:val="center"/>
          </w:tcPr>
          <w:p w:rsidR="000D534D" w:rsidRDefault="00261E4B">
            <w:pPr>
              <w:spacing w:line="600" w:lineRule="exact"/>
              <w:jc w:val="center"/>
              <w:rPr>
                <w:rFonts w:ascii="黑体" w:eastAsia="黑体" w:hAnsi="宋体"/>
                <w:b/>
                <w:sz w:val="44"/>
                <w:szCs w:val="44"/>
              </w:rPr>
            </w:pPr>
            <w:r>
              <w:rPr>
                <w:rFonts w:ascii="黑体" w:eastAsia="黑体" w:hint="eastAsia"/>
                <w:b/>
                <w:w w:val="80"/>
                <w:sz w:val="44"/>
                <w:szCs w:val="44"/>
              </w:rPr>
              <w:t>校园发布助手的设计和开发</w:t>
            </w:r>
          </w:p>
        </w:tc>
        <w:tc>
          <w:tcPr>
            <w:tcW w:w="404" w:type="dxa"/>
            <w:vAlign w:val="center"/>
          </w:tcPr>
          <w:p w:rsidR="000D534D" w:rsidRDefault="000D534D">
            <w:pPr>
              <w:spacing w:line="360" w:lineRule="auto"/>
              <w:rPr>
                <w:sz w:val="24"/>
                <w:szCs w:val="24"/>
              </w:rPr>
            </w:pPr>
          </w:p>
        </w:tc>
      </w:tr>
      <w:tr w:rsidR="000D534D">
        <w:trPr>
          <w:cantSplit/>
          <w:trHeight w:val="789"/>
        </w:trPr>
        <w:tc>
          <w:tcPr>
            <w:tcW w:w="8841" w:type="dxa"/>
            <w:gridSpan w:val="13"/>
          </w:tcPr>
          <w:p w:rsidR="000D534D" w:rsidRDefault="000D534D">
            <w:pPr>
              <w:rPr>
                <w:sz w:val="24"/>
                <w:szCs w:val="24"/>
              </w:rPr>
            </w:pPr>
          </w:p>
          <w:p w:rsidR="000D534D" w:rsidRDefault="000D534D"/>
          <w:p w:rsidR="000D534D" w:rsidRDefault="000D534D"/>
          <w:p w:rsidR="000D534D" w:rsidRDefault="000D534D">
            <w:pPr>
              <w:spacing w:line="360" w:lineRule="auto"/>
              <w:rPr>
                <w:sz w:val="24"/>
                <w:szCs w:val="24"/>
              </w:rPr>
            </w:pPr>
          </w:p>
        </w:tc>
      </w:tr>
      <w:tr w:rsidR="000D534D">
        <w:trPr>
          <w:cantSplit/>
          <w:trHeight w:val="534"/>
        </w:trPr>
        <w:tc>
          <w:tcPr>
            <w:tcW w:w="2127" w:type="dxa"/>
            <w:gridSpan w:val="4"/>
            <w:vMerge w:val="restart"/>
          </w:tcPr>
          <w:p w:rsidR="000D534D" w:rsidRDefault="000D534D">
            <w:pPr>
              <w:spacing w:line="360" w:lineRule="auto"/>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二级学院</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信息工程学院</w:t>
            </w:r>
          </w:p>
        </w:tc>
        <w:tc>
          <w:tcPr>
            <w:tcW w:w="664" w:type="dxa"/>
            <w:gridSpan w:val="3"/>
            <w:vMerge w:val="restart"/>
          </w:tcPr>
          <w:p w:rsidR="000D534D" w:rsidRDefault="000D534D">
            <w:pPr>
              <w:spacing w:line="360" w:lineRule="auto"/>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专    业</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计算机科学与技术 （软件服务外包）</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年    级</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2015级</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学    号</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2015874136</w:t>
            </w:r>
          </w:p>
        </w:tc>
        <w:tc>
          <w:tcPr>
            <w:tcW w:w="664" w:type="dxa"/>
            <w:gridSpan w:val="3"/>
            <w:vMerge/>
            <w:vAlign w:val="center"/>
          </w:tcPr>
          <w:p w:rsidR="000D534D" w:rsidRDefault="000D534D">
            <w:pPr>
              <w:widowControl/>
              <w:jc w:val="left"/>
              <w:rPr>
                <w:sz w:val="24"/>
                <w:szCs w:val="24"/>
              </w:rPr>
            </w:pPr>
          </w:p>
        </w:tc>
      </w:tr>
      <w:tr w:rsidR="000D534D">
        <w:trPr>
          <w:cantSplit/>
          <w:trHeight w:val="122"/>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作者姓名</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261E4B">
            <w:pPr>
              <w:spacing w:line="360" w:lineRule="auto"/>
              <w:rPr>
                <w:sz w:val="24"/>
                <w:szCs w:val="24"/>
              </w:rPr>
            </w:pPr>
            <w:r>
              <w:rPr>
                <w:rFonts w:ascii="宋体" w:hAnsi="宋体" w:hint="eastAsia"/>
                <w:b/>
                <w:sz w:val="36"/>
                <w:szCs w:val="36"/>
              </w:rPr>
              <w:t>李田锋</w:t>
            </w:r>
          </w:p>
        </w:tc>
        <w:tc>
          <w:tcPr>
            <w:tcW w:w="664" w:type="dxa"/>
            <w:gridSpan w:val="3"/>
            <w:vMerge/>
            <w:vAlign w:val="center"/>
          </w:tcPr>
          <w:p w:rsidR="000D534D" w:rsidRDefault="000D534D">
            <w:pPr>
              <w:widowControl/>
              <w:jc w:val="left"/>
              <w:rPr>
                <w:sz w:val="24"/>
                <w:szCs w:val="24"/>
              </w:rPr>
            </w:pPr>
          </w:p>
        </w:tc>
      </w:tr>
      <w:tr w:rsidR="000D534D">
        <w:trPr>
          <w:cantSplit/>
          <w:trHeight w:val="529"/>
        </w:trPr>
        <w:tc>
          <w:tcPr>
            <w:tcW w:w="2127" w:type="dxa"/>
            <w:gridSpan w:val="4"/>
            <w:vMerge/>
            <w:vAlign w:val="center"/>
          </w:tcPr>
          <w:p w:rsidR="000D534D" w:rsidRDefault="000D534D">
            <w:pPr>
              <w:widowControl/>
              <w:jc w:val="left"/>
              <w:rPr>
                <w:sz w:val="24"/>
                <w:szCs w:val="24"/>
              </w:rPr>
            </w:pPr>
          </w:p>
        </w:tc>
        <w:tc>
          <w:tcPr>
            <w:tcW w:w="1876" w:type="dxa"/>
            <w:vAlign w:val="center"/>
          </w:tcPr>
          <w:p w:rsidR="000D534D" w:rsidRDefault="00261E4B">
            <w:pPr>
              <w:spacing w:line="360" w:lineRule="auto"/>
              <w:jc w:val="right"/>
              <w:rPr>
                <w:rFonts w:ascii="黑体" w:eastAsia="黑体" w:hAnsi="宋体"/>
                <w:b/>
                <w:sz w:val="36"/>
                <w:szCs w:val="36"/>
              </w:rPr>
            </w:pPr>
            <w:r>
              <w:rPr>
                <w:rFonts w:ascii="黑体" w:eastAsia="黑体" w:hAnsi="宋体" w:hint="eastAsia"/>
                <w:b/>
                <w:sz w:val="36"/>
                <w:szCs w:val="36"/>
              </w:rPr>
              <w:t>企业导师</w:t>
            </w:r>
          </w:p>
        </w:tc>
        <w:tc>
          <w:tcPr>
            <w:tcW w:w="507" w:type="dxa"/>
            <w:vAlign w:val="center"/>
          </w:tcPr>
          <w:p w:rsidR="000D534D" w:rsidRDefault="00261E4B">
            <w:pPr>
              <w:spacing w:line="360" w:lineRule="auto"/>
              <w:rPr>
                <w:rFonts w:ascii="黑体" w:eastAsia="黑体" w:hAnsi="宋体"/>
                <w:b/>
                <w:sz w:val="36"/>
                <w:szCs w:val="36"/>
              </w:rPr>
            </w:pPr>
            <w:r>
              <w:rPr>
                <w:rFonts w:ascii="黑体" w:eastAsia="黑体" w:hAnsi="宋体" w:hint="eastAsia"/>
                <w:b/>
                <w:sz w:val="36"/>
                <w:szCs w:val="36"/>
              </w:rPr>
              <w:t>：</w:t>
            </w:r>
          </w:p>
        </w:tc>
        <w:tc>
          <w:tcPr>
            <w:tcW w:w="3667" w:type="dxa"/>
            <w:gridSpan w:val="4"/>
            <w:vAlign w:val="center"/>
          </w:tcPr>
          <w:p w:rsidR="000D534D" w:rsidRDefault="00132471">
            <w:pPr>
              <w:spacing w:line="360" w:lineRule="auto"/>
              <w:rPr>
                <w:sz w:val="24"/>
                <w:szCs w:val="24"/>
              </w:rPr>
            </w:pPr>
            <w:r>
              <w:rPr>
                <w:rFonts w:ascii="宋体" w:hAnsi="宋体" w:hint="eastAsia"/>
                <w:b/>
                <w:sz w:val="36"/>
                <w:szCs w:val="36"/>
              </w:rPr>
              <w:t>杨海波</w:t>
            </w:r>
            <w:r w:rsidR="00261E4B">
              <w:rPr>
                <w:rFonts w:ascii="宋体" w:hAnsi="宋体" w:hint="eastAsia"/>
                <w:b/>
                <w:sz w:val="36"/>
                <w:szCs w:val="36"/>
              </w:rPr>
              <w:t xml:space="preserve"> 职称</w:t>
            </w:r>
          </w:p>
        </w:tc>
        <w:tc>
          <w:tcPr>
            <w:tcW w:w="664" w:type="dxa"/>
            <w:gridSpan w:val="3"/>
            <w:vMerge/>
            <w:vAlign w:val="center"/>
          </w:tcPr>
          <w:p w:rsidR="000D534D" w:rsidRDefault="000D534D">
            <w:pPr>
              <w:widowControl/>
              <w:jc w:val="left"/>
              <w:rPr>
                <w:sz w:val="24"/>
                <w:szCs w:val="24"/>
              </w:rPr>
            </w:pPr>
          </w:p>
        </w:tc>
      </w:tr>
      <w:tr w:rsidR="000D534D">
        <w:trPr>
          <w:cantSplit/>
          <w:trHeight w:val="385"/>
        </w:trPr>
        <w:tc>
          <w:tcPr>
            <w:tcW w:w="8841" w:type="dxa"/>
            <w:gridSpan w:val="13"/>
          </w:tcPr>
          <w:p w:rsidR="000D534D" w:rsidRDefault="00261E4B" w:rsidP="00261E4B">
            <w:pPr>
              <w:spacing w:line="360" w:lineRule="auto"/>
              <w:ind w:right="480" w:firstLineChars="650" w:firstLine="2349"/>
              <w:rPr>
                <w:sz w:val="24"/>
                <w:szCs w:val="24"/>
              </w:rPr>
            </w:pPr>
            <w:r>
              <w:rPr>
                <w:rFonts w:ascii="黑体" w:eastAsia="黑体" w:hAnsi="宋体" w:hint="eastAsia"/>
                <w:b/>
                <w:sz w:val="36"/>
                <w:szCs w:val="36"/>
              </w:rPr>
              <w:t xml:space="preserve">学院导师 ： </w:t>
            </w:r>
            <w:r>
              <w:rPr>
                <w:rFonts w:ascii="宋体" w:hAnsi="宋体" w:hint="eastAsia"/>
                <w:b/>
                <w:sz w:val="36"/>
                <w:szCs w:val="36"/>
              </w:rPr>
              <w:t>教授 职称</w:t>
            </w:r>
          </w:p>
          <w:p w:rsidR="000D534D" w:rsidRDefault="000D534D">
            <w:pPr>
              <w:spacing w:line="360" w:lineRule="auto"/>
              <w:rPr>
                <w:sz w:val="24"/>
                <w:szCs w:val="24"/>
              </w:rPr>
            </w:pPr>
          </w:p>
        </w:tc>
      </w:tr>
      <w:tr w:rsidR="000D534D">
        <w:trPr>
          <w:cantSplit/>
          <w:trHeight w:hRule="exact" w:val="553"/>
        </w:trPr>
        <w:tc>
          <w:tcPr>
            <w:tcW w:w="2127" w:type="dxa"/>
            <w:gridSpan w:val="4"/>
          </w:tcPr>
          <w:p w:rsidR="000D534D" w:rsidRDefault="000D534D">
            <w:pPr>
              <w:rPr>
                <w:sz w:val="24"/>
                <w:szCs w:val="24"/>
              </w:rPr>
            </w:pPr>
          </w:p>
          <w:p w:rsidR="000D534D" w:rsidRDefault="000D534D"/>
          <w:p w:rsidR="000D534D" w:rsidRDefault="000D534D"/>
          <w:p w:rsidR="000D534D" w:rsidRDefault="000D534D"/>
          <w:p w:rsidR="000D534D" w:rsidRDefault="000D534D">
            <w:pPr>
              <w:spacing w:line="360" w:lineRule="auto"/>
              <w:rPr>
                <w:sz w:val="24"/>
                <w:szCs w:val="24"/>
              </w:rPr>
            </w:pPr>
          </w:p>
        </w:tc>
        <w:tc>
          <w:tcPr>
            <w:tcW w:w="1876" w:type="dxa"/>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完成日期</w:t>
            </w:r>
          </w:p>
        </w:tc>
        <w:tc>
          <w:tcPr>
            <w:tcW w:w="507" w:type="dxa"/>
            <w:vAlign w:val="center"/>
          </w:tcPr>
          <w:p w:rsidR="000D534D" w:rsidRDefault="00261E4B">
            <w:pPr>
              <w:spacing w:line="360" w:lineRule="auto"/>
              <w:jc w:val="right"/>
              <w:rPr>
                <w:rFonts w:ascii="华文行楷" w:eastAsia="华文行楷"/>
                <w:b/>
                <w:sz w:val="36"/>
                <w:szCs w:val="36"/>
              </w:rPr>
            </w:pPr>
            <w:r>
              <w:rPr>
                <w:rFonts w:ascii="华文行楷" w:eastAsia="华文行楷" w:hint="eastAsia"/>
                <w:b/>
                <w:sz w:val="36"/>
                <w:szCs w:val="36"/>
              </w:rPr>
              <w:t>：</w:t>
            </w:r>
          </w:p>
        </w:tc>
        <w:tc>
          <w:tcPr>
            <w:tcW w:w="3400" w:type="dxa"/>
            <w:gridSpan w:val="3"/>
            <w:vAlign w:val="center"/>
          </w:tcPr>
          <w:p w:rsidR="000D534D" w:rsidRDefault="00261E4B">
            <w:pPr>
              <w:rPr>
                <w:rFonts w:ascii="华文行楷" w:eastAsia="华文行楷"/>
                <w:b/>
                <w:sz w:val="36"/>
                <w:szCs w:val="36"/>
              </w:rPr>
            </w:pPr>
            <w:r>
              <w:rPr>
                <w:rFonts w:ascii="华文行楷" w:eastAsia="华文行楷" w:hint="eastAsia"/>
                <w:b/>
                <w:sz w:val="36"/>
                <w:szCs w:val="36"/>
              </w:rPr>
              <w:t>2018年5 月 日</w:t>
            </w:r>
          </w:p>
          <w:p w:rsidR="000D534D" w:rsidRDefault="000D534D">
            <w:pPr>
              <w:spacing w:line="360" w:lineRule="auto"/>
              <w:rPr>
                <w:rFonts w:ascii="华文行楷" w:eastAsia="华文行楷"/>
                <w:sz w:val="36"/>
                <w:szCs w:val="36"/>
              </w:rPr>
            </w:pPr>
          </w:p>
        </w:tc>
        <w:tc>
          <w:tcPr>
            <w:tcW w:w="931" w:type="dxa"/>
            <w:gridSpan w:val="4"/>
          </w:tcPr>
          <w:p w:rsidR="000D534D" w:rsidRDefault="000D534D">
            <w:pPr>
              <w:rPr>
                <w:sz w:val="24"/>
                <w:szCs w:val="24"/>
              </w:rPr>
            </w:pPr>
          </w:p>
          <w:p w:rsidR="000D534D" w:rsidRDefault="000D534D">
            <w:pPr>
              <w:spacing w:line="360" w:lineRule="auto"/>
              <w:rPr>
                <w:sz w:val="24"/>
                <w:szCs w:val="24"/>
              </w:rPr>
            </w:pPr>
          </w:p>
        </w:tc>
      </w:tr>
      <w:tr w:rsidR="000D534D">
        <w:trPr>
          <w:cantSplit/>
          <w:trHeight w:val="1183"/>
        </w:trPr>
        <w:tc>
          <w:tcPr>
            <w:tcW w:w="8841" w:type="dxa"/>
            <w:gridSpan w:val="13"/>
          </w:tcPr>
          <w:p w:rsidR="000D534D" w:rsidRDefault="000D534D">
            <w:pPr>
              <w:spacing w:line="360" w:lineRule="auto"/>
              <w:rPr>
                <w:sz w:val="24"/>
                <w:szCs w:val="24"/>
              </w:rPr>
            </w:pPr>
          </w:p>
        </w:tc>
      </w:tr>
    </w:tbl>
    <w:p w:rsidR="000D534D" w:rsidRDefault="000D534D">
      <w:pPr>
        <w:rPr>
          <w:rFonts w:ascii="宋体" w:cs="Times New Roman"/>
          <w:sz w:val="24"/>
          <w:szCs w:val="24"/>
        </w:rPr>
      </w:pPr>
    </w:p>
    <w:p w:rsidR="000D534D" w:rsidRDefault="000D534D">
      <w:pPr>
        <w:rPr>
          <w:rFonts w:ascii="宋体" w:cs="Times New Roman"/>
          <w:sz w:val="24"/>
          <w:szCs w:val="24"/>
        </w:rPr>
      </w:pPr>
    </w:p>
    <w:p w:rsidR="000D534D" w:rsidRDefault="00261E4B">
      <w:pPr>
        <w:spacing w:line="700" w:lineRule="exact"/>
        <w:jc w:val="center"/>
        <w:rPr>
          <w:rFonts w:eastAsia="楷体_GB2312" w:cs="Times New Roman"/>
          <w:b/>
          <w:bCs/>
          <w:sz w:val="44"/>
          <w:szCs w:val="44"/>
        </w:rPr>
      </w:pPr>
      <w:r>
        <w:rPr>
          <w:rFonts w:ascii="Times New Roman" w:eastAsia="楷体_GB2312" w:hAnsi="Times New Roman" w:cs="楷体_GB2312" w:hint="eastAsia"/>
          <w:b/>
          <w:bCs/>
          <w:sz w:val="44"/>
          <w:szCs w:val="44"/>
        </w:rPr>
        <w:t>校园发布助手的设计与开发</w:t>
      </w:r>
      <w:r>
        <w:rPr>
          <w:rFonts w:hint="eastAsia"/>
        </w:rPr>
        <w:t xml:space="preserve"> </w:t>
      </w:r>
    </w:p>
    <w:p w:rsidR="000D534D" w:rsidRDefault="000D534D">
      <w:pPr>
        <w:rPr>
          <w:rFonts w:cs="Times New Roman"/>
        </w:rPr>
      </w:pPr>
    </w:p>
    <w:p w:rsidR="000D534D" w:rsidRDefault="000D534D">
      <w:pPr>
        <w:rPr>
          <w:rStyle w:val="af1"/>
        </w:rPr>
      </w:pPr>
    </w:p>
    <w:p w:rsidR="000D534D" w:rsidRDefault="000D534D">
      <w:pPr>
        <w:rPr>
          <w:rFonts w:cs="Times New Roman"/>
        </w:rPr>
      </w:pP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专业名称：计算机科学与技术</w:t>
      </w:r>
    </w:p>
    <w:p w:rsidR="000D534D" w:rsidRDefault="00261E4B">
      <w:pPr>
        <w:spacing w:line="360" w:lineRule="auto"/>
        <w:ind w:left="2076" w:firstLine="420"/>
        <w:rPr>
          <w:rFonts w:eastAsia="楷体_GB2312" w:cs="Times New Roman"/>
          <w:sz w:val="32"/>
          <w:szCs w:val="32"/>
        </w:rPr>
      </w:pPr>
      <w:r>
        <w:rPr>
          <w:rFonts w:eastAsia="楷体_GB2312" w:cs="楷体_GB2312" w:hint="eastAsia"/>
          <w:sz w:val="32"/>
          <w:szCs w:val="32"/>
        </w:rPr>
        <w:t>作者姓名：李田锋</w:t>
      </w:r>
      <w:r>
        <w:rPr>
          <w:rFonts w:eastAsia="楷体_GB2312" w:cs="楷体_GB2312" w:hint="eastAsia"/>
          <w:sz w:val="32"/>
          <w:szCs w:val="32"/>
        </w:rPr>
        <w:tab/>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企业导师：</w:t>
      </w:r>
      <w:r w:rsidR="00132471">
        <w:rPr>
          <w:rFonts w:eastAsia="楷体_GB2312" w:cs="楷体_GB2312" w:hint="eastAsia"/>
          <w:sz w:val="32"/>
          <w:szCs w:val="32"/>
        </w:rPr>
        <w:t>杨海波</w:t>
      </w:r>
    </w:p>
    <w:p w:rsidR="000D534D" w:rsidRDefault="00261E4B">
      <w:pPr>
        <w:spacing w:line="360" w:lineRule="auto"/>
        <w:ind w:left="2076" w:firstLine="420"/>
        <w:rPr>
          <w:rFonts w:eastAsia="楷体_GB2312" w:cs="楷体_GB2312"/>
          <w:sz w:val="32"/>
          <w:szCs w:val="32"/>
        </w:rPr>
      </w:pPr>
      <w:r>
        <w:rPr>
          <w:rFonts w:eastAsia="楷体_GB2312" w:cs="楷体_GB2312" w:hint="eastAsia"/>
          <w:sz w:val="32"/>
          <w:szCs w:val="32"/>
        </w:rPr>
        <w:t>学院导师：杨俊杰</w:t>
      </w:r>
    </w:p>
    <w:p w:rsidR="000D534D" w:rsidRDefault="000D534D">
      <w:pPr>
        <w:spacing w:line="360" w:lineRule="auto"/>
        <w:ind w:firstLineChars="900" w:firstLine="1890"/>
        <w:rPr>
          <w:rFonts w:cs="Times New Roman"/>
        </w:rPr>
      </w:pPr>
    </w:p>
    <w:p w:rsidR="000D534D" w:rsidRDefault="000D534D">
      <w:pPr>
        <w:spacing w:line="360" w:lineRule="auto"/>
        <w:ind w:firstLineChars="900" w:firstLine="1890"/>
        <w:rPr>
          <w:rFonts w:cs="Times New Roman"/>
        </w:rPr>
      </w:pPr>
    </w:p>
    <w:p w:rsidR="000D534D" w:rsidRDefault="00261E4B" w:rsidP="00261E4B">
      <w:pPr>
        <w:spacing w:line="360" w:lineRule="auto"/>
        <w:ind w:firstLineChars="550" w:firstLine="2429"/>
        <w:rPr>
          <w:rFonts w:eastAsia="楷体_GB2312" w:cs="Times New Roman"/>
          <w:b/>
          <w:bCs/>
          <w:sz w:val="44"/>
          <w:szCs w:val="44"/>
        </w:rPr>
      </w:pPr>
      <w:r>
        <w:rPr>
          <w:rFonts w:eastAsia="楷体_GB2312" w:cs="楷体_GB2312" w:hint="eastAsia"/>
          <w:b/>
          <w:bCs/>
          <w:sz w:val="44"/>
          <w:szCs w:val="44"/>
        </w:rPr>
        <w:t>论文答辩小组</w:t>
      </w:r>
      <w:r>
        <w:rPr>
          <w:rFonts w:eastAsia="楷体_GB2312" w:cs="楷体_GB2312" w:hint="eastAsia"/>
          <w:b/>
          <w:bCs/>
          <w:sz w:val="44"/>
          <w:szCs w:val="44"/>
        </w:rPr>
        <w:tab/>
      </w:r>
    </w:p>
    <w:p w:rsidR="000D534D" w:rsidRDefault="000D534D">
      <w:pPr>
        <w:spacing w:line="360" w:lineRule="auto"/>
        <w:rPr>
          <w:rFonts w:eastAsia="楷体_GB2312" w:cs="Times New Roman"/>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组长</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吴涛</w:t>
      </w:r>
      <w:r w:rsidR="00132471">
        <w:rPr>
          <w:rFonts w:eastAsia="楷体_GB2312" w:cs="楷体_GB2312" w:hint="eastAsia"/>
          <w:sz w:val="32"/>
          <w:szCs w:val="32"/>
          <w:u w:val="single"/>
        </w:rPr>
        <w:t xml:space="preserve"> </w:t>
      </w:r>
      <w:r>
        <w:rPr>
          <w:rFonts w:eastAsia="楷体_GB2312"/>
          <w:sz w:val="32"/>
          <w:szCs w:val="32"/>
          <w:u w:val="single"/>
        </w:rPr>
        <w:t xml:space="preserve"> </w:t>
      </w:r>
      <w:r w:rsidR="00132471">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rPr>
        <w:tab/>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Fonts w:eastAsia="楷体_GB2312" w:cs="Times New Roman"/>
          <w:sz w:val="32"/>
          <w:szCs w:val="32"/>
        </w:rPr>
      </w:pPr>
      <w:r>
        <w:rPr>
          <w:rFonts w:eastAsia="楷体_GB2312" w:cs="楷体_GB2312" w:hint="eastAsia"/>
          <w:b/>
          <w:bCs/>
          <w:sz w:val="32"/>
          <w:szCs w:val="32"/>
        </w:rPr>
        <w:t>成员</w:t>
      </w:r>
      <w:r>
        <w:rPr>
          <w:rFonts w:eastAsia="楷体_GB2312" w:cs="楷体_GB2312" w:hint="eastAsia"/>
          <w:sz w:val="32"/>
          <w:szCs w:val="32"/>
        </w:rPr>
        <w:t>：</w:t>
      </w:r>
      <w:r>
        <w:rPr>
          <w:rFonts w:eastAsia="楷体_GB2312"/>
          <w:sz w:val="32"/>
          <w:szCs w:val="32"/>
          <w:u w:val="single"/>
        </w:rPr>
        <w:t xml:space="preserve">  </w:t>
      </w:r>
      <w:r w:rsidR="00132471">
        <w:rPr>
          <w:rFonts w:eastAsia="楷体_GB2312" w:cs="楷体_GB2312" w:hint="eastAsia"/>
          <w:sz w:val="32"/>
          <w:szCs w:val="32"/>
          <w:u w:val="single"/>
        </w:rPr>
        <w:t>杨俊杰</w:t>
      </w:r>
      <w:r>
        <w:rPr>
          <w:rFonts w:eastAsia="楷体_GB2312"/>
          <w:sz w:val="32"/>
          <w:szCs w:val="32"/>
          <w:u w:val="single"/>
        </w:rPr>
        <w:t xml:space="preserve">   </w:t>
      </w:r>
      <w:r>
        <w:rPr>
          <w:rFonts w:eastAsia="楷体_GB2312" w:hint="eastAsia"/>
          <w:sz w:val="32"/>
          <w:szCs w:val="32"/>
        </w:rPr>
        <w:tab/>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刘强峰</w:t>
      </w:r>
      <w:r>
        <w:rPr>
          <w:rFonts w:eastAsia="楷体_GB2312"/>
          <w:sz w:val="32"/>
          <w:szCs w:val="32"/>
          <w:u w:val="single"/>
        </w:rPr>
        <w:t xml:space="preserve">   </w:t>
      </w:r>
    </w:p>
    <w:p w:rsidR="000D534D" w:rsidRDefault="00261E4B">
      <w:pPr>
        <w:spacing w:line="360" w:lineRule="auto"/>
        <w:ind w:firstLineChars="1100" w:firstLine="3520"/>
        <w:rPr>
          <w:rFonts w:eastAsia="楷体_GB2312" w:cs="Times New Roman"/>
          <w:sz w:val="32"/>
          <w:szCs w:val="32"/>
        </w:rPr>
      </w:pPr>
      <w:r>
        <w:rPr>
          <w:rFonts w:eastAsia="楷体_GB2312"/>
          <w:sz w:val="32"/>
          <w:szCs w:val="32"/>
          <w:u w:val="single"/>
        </w:rPr>
        <w:t xml:space="preserve">  </w:t>
      </w:r>
      <w:r w:rsidR="00132471">
        <w:rPr>
          <w:rFonts w:eastAsia="楷体_GB2312" w:cs="楷体_GB2312" w:hint="eastAsia"/>
          <w:sz w:val="32"/>
          <w:szCs w:val="32"/>
          <w:u w:val="single"/>
        </w:rPr>
        <w:t xml:space="preserve">      </w:t>
      </w:r>
      <w:r>
        <w:rPr>
          <w:rFonts w:eastAsia="楷体_GB2312"/>
          <w:sz w:val="32"/>
          <w:szCs w:val="32"/>
          <w:u w:val="single"/>
        </w:rPr>
        <w:t xml:space="preserve">   </w:t>
      </w:r>
    </w:p>
    <w:p w:rsidR="000D534D" w:rsidRDefault="00261E4B">
      <w:pPr>
        <w:spacing w:line="360" w:lineRule="auto"/>
        <w:ind w:firstLineChars="1100" w:firstLine="3520"/>
        <w:rPr>
          <w:rFonts w:ascii="楷体_GB2312" w:eastAsia="楷体_GB2312" w:hAnsi="宋体" w:cs="Times New Roman"/>
          <w:sz w:val="24"/>
          <w:szCs w:val="24"/>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p>
    <w:p w:rsidR="000D534D" w:rsidRDefault="00261E4B">
      <w:pPr>
        <w:spacing w:line="360" w:lineRule="auto"/>
        <w:ind w:firstLineChars="1100" w:firstLine="3520"/>
        <w:rPr>
          <w:rStyle w:val="af1"/>
        </w:rPr>
      </w:pPr>
      <w:r>
        <w:rPr>
          <w:rFonts w:ascii="楷体_GB2312" w:eastAsia="楷体_GB2312" w:hAnsi="宋体" w:cs="楷体_GB2312"/>
          <w:sz w:val="32"/>
          <w:szCs w:val="32"/>
          <w:u w:val="single"/>
        </w:rPr>
        <w:t xml:space="preserve">  </w:t>
      </w:r>
      <w:r>
        <w:rPr>
          <w:rFonts w:ascii="楷体_GB2312" w:eastAsia="楷体_GB2312" w:hAnsi="宋体" w:cs="楷体_GB2312" w:hint="eastAsia"/>
          <w:sz w:val="32"/>
          <w:szCs w:val="32"/>
          <w:u w:val="single"/>
        </w:rPr>
        <w:t xml:space="preserve">　　　</w:t>
      </w:r>
      <w:r>
        <w:rPr>
          <w:rFonts w:ascii="楷体_GB2312" w:eastAsia="楷体_GB2312" w:hAnsi="宋体" w:cs="楷体_GB2312"/>
          <w:sz w:val="32"/>
          <w:szCs w:val="32"/>
          <w:u w:val="single"/>
        </w:rPr>
        <w:t xml:space="preserve">   </w:t>
      </w:r>
      <w:r>
        <w:rPr>
          <w:rStyle w:val="af1"/>
          <w:rFonts w:hint="eastAsia"/>
        </w:rPr>
        <w:t xml:space="preserve"> </w:t>
      </w:r>
    </w:p>
    <w:p w:rsidR="000D534D" w:rsidRDefault="000D534D">
      <w:pPr>
        <w:spacing w:line="360" w:lineRule="auto"/>
        <w:ind w:firstLineChars="900" w:firstLine="2880"/>
        <w:rPr>
          <w:rFonts w:eastAsia="楷体_GB2312" w:cs="Times New Roman"/>
          <w:sz w:val="32"/>
          <w:szCs w:val="32"/>
        </w:rPr>
      </w:pPr>
    </w:p>
    <w:p w:rsidR="000D534D" w:rsidRDefault="00261E4B" w:rsidP="00261E4B">
      <w:pPr>
        <w:spacing w:line="360" w:lineRule="auto"/>
        <w:ind w:firstLineChars="795" w:firstLine="2554"/>
        <w:rPr>
          <w:rStyle w:val="af1"/>
        </w:rPr>
      </w:pPr>
      <w:r>
        <w:rPr>
          <w:rFonts w:ascii="Times New Roman" w:eastAsia="楷体_GB2312" w:hAnsi="Times New Roman" w:cs="楷体_GB2312" w:hint="eastAsia"/>
          <w:b/>
          <w:bCs/>
          <w:sz w:val="32"/>
          <w:szCs w:val="32"/>
        </w:rPr>
        <w:t>论文成绩：</w:t>
      </w:r>
      <w:r>
        <w:rPr>
          <w:rFonts w:ascii="Times New Roman" w:eastAsia="楷体_GB2312" w:hAnsi="Times New Roman"/>
          <w:sz w:val="32"/>
          <w:szCs w:val="32"/>
          <w:u w:val="single"/>
        </w:rPr>
        <w:t xml:space="preserve">       </w:t>
      </w:r>
      <w:r>
        <w:rPr>
          <w:rFonts w:eastAsia="楷体_GB2312"/>
          <w:sz w:val="32"/>
          <w:szCs w:val="32"/>
        </w:rPr>
        <w:t xml:space="preserve"> </w:t>
      </w:r>
    </w:p>
    <w:p w:rsidR="000D534D" w:rsidRDefault="00261E4B">
      <w:pPr>
        <w:snapToGrid w:val="0"/>
        <w:spacing w:line="240" w:lineRule="exact"/>
        <w:rPr>
          <w:rFonts w:cs="Times New Roman"/>
          <w:b/>
          <w:bCs/>
          <w:sz w:val="36"/>
          <w:szCs w:val="36"/>
        </w:rPr>
        <w:sectPr w:rsidR="000D534D">
          <w:footerReference w:type="even" r:id="rId11"/>
          <w:footerReference w:type="default" r:id="rId12"/>
          <w:pgSz w:w="11906" w:h="16838"/>
          <w:pgMar w:top="1418" w:right="1418" w:bottom="1418" w:left="1418" w:header="851" w:footer="851" w:gutter="284"/>
          <w:cols w:space="425"/>
          <w:titlePg/>
          <w:docGrid w:type="linesAndChars" w:linePitch="312"/>
        </w:sectPr>
      </w:pPr>
      <w:r>
        <w:rPr>
          <w:rStyle w:val="af1"/>
          <w:rFonts w:hint="eastAsia"/>
          <w:i w:val="0"/>
        </w:rPr>
        <w:tab/>
      </w:r>
      <w:r>
        <w:rPr>
          <w:rStyle w:val="af1"/>
          <w:rFonts w:hint="eastAsia"/>
          <w:i w:val="0"/>
        </w:rPr>
        <w:tab/>
      </w:r>
      <w:r>
        <w:rPr>
          <w:rFonts w:cs="Times New Roman" w:hint="eastAsia"/>
          <w:b/>
          <w:bCs/>
          <w:sz w:val="36"/>
          <w:szCs w:val="36"/>
        </w:rPr>
        <w:t xml:space="preserve"> </w:t>
      </w:r>
    </w:p>
    <w:p w:rsidR="000D534D" w:rsidRDefault="00261E4B">
      <w:pPr>
        <w:widowControl/>
        <w:jc w:val="center"/>
        <w:rPr>
          <w:rFonts w:cs="Times New Roman"/>
          <w:b/>
          <w:bCs/>
          <w:sz w:val="36"/>
          <w:szCs w:val="36"/>
        </w:rPr>
      </w:pPr>
      <w:r>
        <w:rPr>
          <w:rFonts w:cs="宋体" w:hint="eastAsia"/>
          <w:b/>
          <w:bCs/>
          <w:sz w:val="36"/>
          <w:szCs w:val="36"/>
        </w:rPr>
        <w:lastRenderedPageBreak/>
        <w:t>目</w:t>
      </w:r>
      <w:r>
        <w:rPr>
          <w:rFonts w:ascii="Times New Roman" w:hAnsi="Times New Roman" w:cs="Times New Roman"/>
          <w:b/>
          <w:bCs/>
          <w:sz w:val="36"/>
          <w:szCs w:val="36"/>
        </w:rPr>
        <w:t xml:space="preserve">  </w:t>
      </w:r>
      <w:r>
        <w:rPr>
          <w:rFonts w:cs="宋体" w:hint="eastAsia"/>
          <w:b/>
          <w:bCs/>
          <w:sz w:val="36"/>
          <w:szCs w:val="36"/>
        </w:rPr>
        <w:t>录</w:t>
      </w:r>
      <w:r>
        <w:rPr>
          <w:rFonts w:cs="宋体" w:hint="eastAsia"/>
          <w:b/>
          <w:bCs/>
          <w:sz w:val="36"/>
          <w:szCs w:val="36"/>
        </w:rPr>
        <w:tab/>
      </w:r>
    </w:p>
    <w:p w:rsidR="00132471" w:rsidRPr="00132471" w:rsidRDefault="00261E4B" w:rsidP="003023BE">
      <w:pPr>
        <w:pStyle w:val="10"/>
        <w:spacing w:before="62" w:line="380" w:lineRule="exact"/>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6343756" w:history="1">
        <w:r w:rsidR="00132471" w:rsidRPr="00132471">
          <w:rPr>
            <w:rStyle w:val="aa"/>
            <w:noProof/>
          </w:rPr>
          <w:t xml:space="preserve">1  </w:t>
        </w:r>
        <w:r w:rsidR="00132471" w:rsidRPr="00132471">
          <w:rPr>
            <w:rStyle w:val="aa"/>
            <w:rFonts w:cs="宋体" w:hint="eastAsia"/>
            <w:noProof/>
          </w:rPr>
          <w:t>前言</w:t>
        </w:r>
        <w:r w:rsidR="00132471" w:rsidRPr="00132471">
          <w:rPr>
            <w:noProof/>
            <w:webHidden/>
          </w:rPr>
          <w:tab/>
        </w:r>
        <w:r w:rsidR="00132471" w:rsidRPr="00132471">
          <w:rPr>
            <w:noProof/>
            <w:webHidden/>
          </w:rPr>
          <w:fldChar w:fldCharType="begin"/>
        </w:r>
        <w:r w:rsidR="00132471" w:rsidRPr="00132471">
          <w:rPr>
            <w:noProof/>
            <w:webHidden/>
          </w:rPr>
          <w:instrText xml:space="preserve"> PAGEREF _Toc6343756 \h </w:instrText>
        </w:r>
        <w:r w:rsidR="00132471" w:rsidRPr="00132471">
          <w:rPr>
            <w:noProof/>
            <w:webHidden/>
          </w:rPr>
        </w:r>
        <w:r w:rsidR="00132471" w:rsidRPr="00132471">
          <w:rPr>
            <w:noProof/>
            <w:webHidden/>
          </w:rPr>
          <w:fldChar w:fldCharType="separate"/>
        </w:r>
        <w:r w:rsidR="00132471" w:rsidRPr="00132471">
          <w:rPr>
            <w:noProof/>
            <w:webHidden/>
          </w:rPr>
          <w:t>2</w:t>
        </w:r>
        <w:r w:rsidR="00132471" w:rsidRPr="00132471">
          <w:rPr>
            <w:noProof/>
            <w:webHidden/>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57" w:history="1">
        <w:r w:rsidRPr="00132471">
          <w:rPr>
            <w:rStyle w:val="aa"/>
            <w:noProof/>
          </w:rPr>
          <w:t xml:space="preserve">1.1 </w:t>
        </w:r>
        <w:r w:rsidRPr="00132471">
          <w:rPr>
            <w:rStyle w:val="aa"/>
            <w:rFonts w:cs="宋体" w:hint="eastAsia"/>
            <w:noProof/>
          </w:rPr>
          <w:t>系统开发目标及范围</w:t>
        </w:r>
        <w:r w:rsidRPr="00132471">
          <w:rPr>
            <w:noProof/>
            <w:webHidden/>
          </w:rPr>
          <w:tab/>
        </w:r>
        <w:r w:rsidRPr="00132471">
          <w:rPr>
            <w:noProof/>
            <w:webHidden/>
          </w:rPr>
          <w:fldChar w:fldCharType="begin"/>
        </w:r>
        <w:r w:rsidRPr="00132471">
          <w:rPr>
            <w:noProof/>
            <w:webHidden/>
          </w:rPr>
          <w:instrText xml:space="preserve"> PAGEREF _Toc6343757 \h </w:instrText>
        </w:r>
        <w:r w:rsidRPr="00132471">
          <w:rPr>
            <w:noProof/>
            <w:webHidden/>
          </w:rPr>
        </w:r>
        <w:r w:rsidRPr="00132471">
          <w:rPr>
            <w:noProof/>
            <w:webHidden/>
          </w:rPr>
          <w:fldChar w:fldCharType="separate"/>
        </w:r>
        <w:r w:rsidRPr="00132471">
          <w:rPr>
            <w:noProof/>
            <w:webHidden/>
          </w:rPr>
          <w:t>2</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58" w:history="1">
        <w:r w:rsidRPr="00132471">
          <w:rPr>
            <w:rStyle w:val="aa"/>
            <w:noProof/>
            <w:sz w:val="24"/>
            <w:szCs w:val="24"/>
          </w:rPr>
          <w:t xml:space="preserve">1.1.1 </w:t>
        </w:r>
        <w:r w:rsidRPr="00132471">
          <w:rPr>
            <w:rStyle w:val="aa"/>
            <w:rFonts w:hint="eastAsia"/>
            <w:noProof/>
            <w:sz w:val="24"/>
            <w:szCs w:val="24"/>
          </w:rPr>
          <w:t>系统开发目标</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_Toc6343758 \h </w:instrText>
        </w:r>
        <w:r w:rsidRPr="00132471">
          <w:rPr>
            <w:noProof/>
            <w:webHidden/>
            <w:sz w:val="24"/>
            <w:szCs w:val="24"/>
          </w:rPr>
        </w:r>
        <w:r w:rsidRPr="00132471">
          <w:rPr>
            <w:noProof/>
            <w:webHidden/>
            <w:sz w:val="24"/>
            <w:szCs w:val="24"/>
          </w:rPr>
          <w:fldChar w:fldCharType="separate"/>
        </w:r>
        <w:r w:rsidRPr="00132471">
          <w:rPr>
            <w:noProof/>
            <w:webHidden/>
            <w:sz w:val="24"/>
            <w:szCs w:val="24"/>
          </w:rPr>
          <w:t>2</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59" w:history="1">
        <w:r w:rsidRPr="00132471">
          <w:rPr>
            <w:rStyle w:val="aa"/>
            <w:noProof/>
            <w:sz w:val="24"/>
            <w:szCs w:val="24"/>
          </w:rPr>
          <w:t xml:space="preserve">1.1.2 </w:t>
        </w:r>
        <w:r w:rsidRPr="00132471">
          <w:rPr>
            <w:rStyle w:val="aa"/>
            <w:rFonts w:hint="eastAsia"/>
            <w:noProof/>
            <w:sz w:val="24"/>
            <w:szCs w:val="24"/>
          </w:rPr>
          <w:t>系统开发范围</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_Toc6343759 \h </w:instrText>
        </w:r>
        <w:r w:rsidRPr="00132471">
          <w:rPr>
            <w:noProof/>
            <w:webHidden/>
            <w:sz w:val="24"/>
            <w:szCs w:val="24"/>
          </w:rPr>
        </w:r>
        <w:r w:rsidRPr="00132471">
          <w:rPr>
            <w:noProof/>
            <w:webHidden/>
            <w:sz w:val="24"/>
            <w:szCs w:val="24"/>
          </w:rPr>
          <w:fldChar w:fldCharType="separate"/>
        </w:r>
        <w:r w:rsidRPr="00132471">
          <w:rPr>
            <w:noProof/>
            <w:webHidden/>
            <w:sz w:val="24"/>
            <w:szCs w:val="24"/>
          </w:rPr>
          <w:t>3</w:t>
        </w:r>
        <w:r w:rsidRPr="00132471">
          <w:rPr>
            <w:noProof/>
            <w:webHidden/>
            <w:sz w:val="24"/>
            <w:szCs w:val="24"/>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60" w:history="1">
        <w:r w:rsidRPr="00132471">
          <w:rPr>
            <w:rStyle w:val="aa"/>
            <w:noProof/>
          </w:rPr>
          <w:t xml:space="preserve">1.2 </w:t>
        </w:r>
        <w:r w:rsidRPr="00132471">
          <w:rPr>
            <w:rStyle w:val="aa"/>
            <w:rFonts w:hint="eastAsia"/>
            <w:noProof/>
          </w:rPr>
          <w:t>系统开发工具及应用介绍</w:t>
        </w:r>
        <w:r w:rsidRPr="00132471">
          <w:rPr>
            <w:noProof/>
            <w:webHidden/>
          </w:rPr>
          <w:tab/>
        </w:r>
        <w:r w:rsidRPr="00132471">
          <w:rPr>
            <w:noProof/>
            <w:webHidden/>
          </w:rPr>
          <w:fldChar w:fldCharType="begin"/>
        </w:r>
        <w:r w:rsidRPr="00132471">
          <w:rPr>
            <w:noProof/>
            <w:webHidden/>
          </w:rPr>
          <w:instrText xml:space="preserve"> PAGEREF _Toc6343760 \h </w:instrText>
        </w:r>
        <w:r w:rsidRPr="00132471">
          <w:rPr>
            <w:noProof/>
            <w:webHidden/>
          </w:rPr>
        </w:r>
        <w:r w:rsidRPr="00132471">
          <w:rPr>
            <w:noProof/>
            <w:webHidden/>
          </w:rPr>
          <w:fldChar w:fldCharType="separate"/>
        </w:r>
        <w:r w:rsidRPr="00132471">
          <w:rPr>
            <w:noProof/>
            <w:webHidden/>
          </w:rPr>
          <w:t>3</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1" w:history="1">
        <w:r w:rsidRPr="00132471">
          <w:rPr>
            <w:rStyle w:val="aa"/>
            <w:noProof/>
            <w:sz w:val="24"/>
            <w:szCs w:val="24"/>
          </w:rPr>
          <w:t xml:space="preserve">1.2.1 </w:t>
        </w:r>
        <w:r w:rsidRPr="00132471">
          <w:rPr>
            <w:rStyle w:val="aa"/>
            <w:rFonts w:cs="宋体" w:hint="eastAsia"/>
            <w:noProof/>
            <w:sz w:val="24"/>
            <w:szCs w:val="24"/>
          </w:rPr>
          <w:t>开发工具</w:t>
        </w:r>
        <w:r w:rsidRPr="00132471">
          <w:rPr>
            <w:rStyle w:val="aa"/>
            <w:noProof/>
            <w:sz w:val="24"/>
            <w:szCs w:val="24"/>
          </w:rPr>
          <w:t>IntelliJ IDEA</w:t>
        </w:r>
        <w:r w:rsidRPr="00132471">
          <w:rPr>
            <w:rStyle w:val="aa"/>
            <w:rFonts w:cs="宋体"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_Toc6343761 \h </w:instrText>
        </w:r>
        <w:r w:rsidRPr="00132471">
          <w:rPr>
            <w:noProof/>
            <w:webHidden/>
            <w:sz w:val="24"/>
            <w:szCs w:val="24"/>
          </w:rPr>
        </w:r>
        <w:r w:rsidRPr="00132471">
          <w:rPr>
            <w:noProof/>
            <w:webHidden/>
            <w:sz w:val="24"/>
            <w:szCs w:val="24"/>
          </w:rPr>
          <w:fldChar w:fldCharType="separate"/>
        </w:r>
        <w:r w:rsidRPr="00132471">
          <w:rPr>
            <w:noProof/>
            <w:webHidden/>
            <w:sz w:val="24"/>
            <w:szCs w:val="24"/>
          </w:rPr>
          <w:t>3</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2" w:history="1">
        <w:r w:rsidRPr="00132471">
          <w:rPr>
            <w:rStyle w:val="aa"/>
            <w:noProof/>
            <w:sz w:val="24"/>
            <w:szCs w:val="24"/>
          </w:rPr>
          <w:t>1.2.2 Java</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_Toc6343762 \h </w:instrText>
        </w:r>
        <w:r w:rsidRPr="00132471">
          <w:rPr>
            <w:noProof/>
            <w:webHidden/>
            <w:sz w:val="24"/>
            <w:szCs w:val="24"/>
          </w:rPr>
        </w:r>
        <w:r w:rsidRPr="00132471">
          <w:rPr>
            <w:noProof/>
            <w:webHidden/>
            <w:sz w:val="24"/>
            <w:szCs w:val="24"/>
          </w:rPr>
          <w:fldChar w:fldCharType="separate"/>
        </w:r>
        <w:r w:rsidRPr="00132471">
          <w:rPr>
            <w:noProof/>
            <w:webHidden/>
            <w:sz w:val="24"/>
            <w:szCs w:val="24"/>
          </w:rPr>
          <w:t>3</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3" w:history="1">
        <w:r w:rsidRPr="00132471">
          <w:rPr>
            <w:rStyle w:val="aa"/>
            <w:noProof/>
            <w:sz w:val="24"/>
            <w:szCs w:val="24"/>
          </w:rPr>
          <w:t>1.2.3 Spring Boot</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_Toc6343763 \h </w:instrText>
        </w:r>
        <w:r w:rsidRPr="00132471">
          <w:rPr>
            <w:noProof/>
            <w:webHidden/>
            <w:sz w:val="24"/>
            <w:szCs w:val="24"/>
          </w:rPr>
        </w:r>
        <w:r w:rsidRPr="00132471">
          <w:rPr>
            <w:noProof/>
            <w:webHidden/>
            <w:sz w:val="24"/>
            <w:szCs w:val="24"/>
          </w:rPr>
          <w:fldChar w:fldCharType="separate"/>
        </w:r>
        <w:r w:rsidRPr="00132471">
          <w:rPr>
            <w:noProof/>
            <w:webHidden/>
            <w:sz w:val="24"/>
            <w:szCs w:val="24"/>
          </w:rPr>
          <w:t>4</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4" w:history="1">
        <w:r w:rsidRPr="00132471">
          <w:rPr>
            <w:rStyle w:val="aa"/>
            <w:noProof/>
            <w:sz w:val="24"/>
            <w:szCs w:val="24"/>
          </w:rPr>
          <w:t>1.2.4 Ngnix</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_Toc6343764 \h </w:instrText>
        </w:r>
        <w:r w:rsidRPr="00132471">
          <w:rPr>
            <w:noProof/>
            <w:webHidden/>
            <w:sz w:val="24"/>
            <w:szCs w:val="24"/>
          </w:rPr>
        </w:r>
        <w:r w:rsidRPr="00132471">
          <w:rPr>
            <w:noProof/>
            <w:webHidden/>
            <w:sz w:val="24"/>
            <w:szCs w:val="24"/>
          </w:rPr>
          <w:fldChar w:fldCharType="separate"/>
        </w:r>
        <w:r w:rsidRPr="00132471">
          <w:rPr>
            <w:noProof/>
            <w:webHidden/>
            <w:sz w:val="24"/>
            <w:szCs w:val="24"/>
          </w:rPr>
          <w:t>4</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5" w:history="1">
        <w:r w:rsidRPr="00132471">
          <w:rPr>
            <w:rStyle w:val="aa"/>
            <w:noProof/>
            <w:sz w:val="24"/>
            <w:szCs w:val="24"/>
          </w:rPr>
          <w:t>1.2.5 Redission</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_Toc6343765 \h </w:instrText>
        </w:r>
        <w:r w:rsidRPr="00132471">
          <w:rPr>
            <w:noProof/>
            <w:webHidden/>
            <w:sz w:val="24"/>
            <w:szCs w:val="24"/>
          </w:rPr>
        </w:r>
        <w:r w:rsidRPr="00132471">
          <w:rPr>
            <w:noProof/>
            <w:webHidden/>
            <w:sz w:val="24"/>
            <w:szCs w:val="24"/>
          </w:rPr>
          <w:fldChar w:fldCharType="separate"/>
        </w:r>
        <w:r w:rsidRPr="00132471">
          <w:rPr>
            <w:noProof/>
            <w:webHidden/>
            <w:sz w:val="24"/>
            <w:szCs w:val="24"/>
          </w:rPr>
          <w:t>5</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6" w:history="1">
        <w:r w:rsidRPr="00132471">
          <w:rPr>
            <w:rStyle w:val="aa"/>
            <w:noProof/>
            <w:sz w:val="24"/>
            <w:szCs w:val="24"/>
          </w:rPr>
          <w:t>1.2.6 Redis</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_Toc6343766 \h </w:instrText>
        </w:r>
        <w:r w:rsidRPr="00132471">
          <w:rPr>
            <w:noProof/>
            <w:webHidden/>
            <w:sz w:val="24"/>
            <w:szCs w:val="24"/>
          </w:rPr>
        </w:r>
        <w:r w:rsidRPr="00132471">
          <w:rPr>
            <w:noProof/>
            <w:webHidden/>
            <w:sz w:val="24"/>
            <w:szCs w:val="24"/>
          </w:rPr>
          <w:fldChar w:fldCharType="separate"/>
        </w:r>
        <w:r w:rsidRPr="00132471">
          <w:rPr>
            <w:noProof/>
            <w:webHidden/>
            <w:sz w:val="24"/>
            <w:szCs w:val="24"/>
          </w:rPr>
          <w:t>6</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7" w:history="1">
        <w:r w:rsidRPr="00132471">
          <w:rPr>
            <w:rStyle w:val="aa"/>
            <w:noProof/>
            <w:sz w:val="24"/>
            <w:szCs w:val="24"/>
          </w:rPr>
          <w:t>1.2.7 SeaweedFs</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_Toc6343767 \h </w:instrText>
        </w:r>
        <w:r w:rsidRPr="00132471">
          <w:rPr>
            <w:noProof/>
            <w:webHidden/>
            <w:sz w:val="24"/>
            <w:szCs w:val="24"/>
          </w:rPr>
        </w:r>
        <w:r w:rsidRPr="00132471">
          <w:rPr>
            <w:noProof/>
            <w:webHidden/>
            <w:sz w:val="24"/>
            <w:szCs w:val="24"/>
          </w:rPr>
          <w:fldChar w:fldCharType="separate"/>
        </w:r>
        <w:r w:rsidRPr="00132471">
          <w:rPr>
            <w:noProof/>
            <w:webHidden/>
            <w:sz w:val="24"/>
            <w:szCs w:val="24"/>
          </w:rPr>
          <w:t>6</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8" w:history="1">
        <w:r w:rsidRPr="00132471">
          <w:rPr>
            <w:rStyle w:val="aa"/>
            <w:noProof/>
            <w:sz w:val="24"/>
            <w:szCs w:val="24"/>
          </w:rPr>
          <w:t>1.2.8 T-io</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_Toc6343768 \h </w:instrText>
        </w:r>
        <w:r w:rsidRPr="00132471">
          <w:rPr>
            <w:noProof/>
            <w:webHidden/>
            <w:sz w:val="24"/>
            <w:szCs w:val="24"/>
          </w:rPr>
        </w:r>
        <w:r w:rsidRPr="00132471">
          <w:rPr>
            <w:noProof/>
            <w:webHidden/>
            <w:sz w:val="24"/>
            <w:szCs w:val="24"/>
          </w:rPr>
          <w:fldChar w:fldCharType="separate"/>
        </w:r>
        <w:r w:rsidRPr="00132471">
          <w:rPr>
            <w:noProof/>
            <w:webHidden/>
            <w:sz w:val="24"/>
            <w:szCs w:val="24"/>
          </w:rPr>
          <w:t>6</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69" w:history="1">
        <w:r w:rsidRPr="00132471">
          <w:rPr>
            <w:rStyle w:val="aa"/>
            <w:noProof/>
            <w:sz w:val="24"/>
            <w:szCs w:val="24"/>
          </w:rPr>
          <w:t>1.2.9 Docker</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_Toc6343769 \h </w:instrText>
        </w:r>
        <w:r w:rsidRPr="00132471">
          <w:rPr>
            <w:noProof/>
            <w:webHidden/>
            <w:sz w:val="24"/>
            <w:szCs w:val="24"/>
          </w:rPr>
        </w:r>
        <w:r w:rsidRPr="00132471">
          <w:rPr>
            <w:noProof/>
            <w:webHidden/>
            <w:sz w:val="24"/>
            <w:szCs w:val="24"/>
          </w:rPr>
          <w:fldChar w:fldCharType="separate"/>
        </w:r>
        <w:r w:rsidRPr="00132471">
          <w:rPr>
            <w:noProof/>
            <w:webHidden/>
            <w:sz w:val="24"/>
            <w:szCs w:val="24"/>
          </w:rPr>
          <w:t>7</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70" w:history="1">
        <w:r w:rsidRPr="00132471">
          <w:rPr>
            <w:rStyle w:val="aa"/>
            <w:noProof/>
            <w:sz w:val="24"/>
            <w:szCs w:val="24"/>
          </w:rPr>
          <w:t>1.2.10 Node.js</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_Toc6343770 \h </w:instrText>
        </w:r>
        <w:r w:rsidRPr="00132471">
          <w:rPr>
            <w:noProof/>
            <w:webHidden/>
            <w:sz w:val="24"/>
            <w:szCs w:val="24"/>
          </w:rPr>
        </w:r>
        <w:r w:rsidRPr="00132471">
          <w:rPr>
            <w:noProof/>
            <w:webHidden/>
            <w:sz w:val="24"/>
            <w:szCs w:val="24"/>
          </w:rPr>
          <w:fldChar w:fldCharType="separate"/>
        </w:r>
        <w:r w:rsidRPr="00132471">
          <w:rPr>
            <w:noProof/>
            <w:webHidden/>
            <w:sz w:val="24"/>
            <w:szCs w:val="24"/>
          </w:rPr>
          <w:t>8</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71" w:history="1">
        <w:r w:rsidRPr="00132471">
          <w:rPr>
            <w:rStyle w:val="aa"/>
            <w:noProof/>
            <w:sz w:val="24"/>
            <w:szCs w:val="24"/>
          </w:rPr>
          <w:t>1.2.11 Nerv.js</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_Toc6343771 \h </w:instrText>
        </w:r>
        <w:r w:rsidRPr="00132471">
          <w:rPr>
            <w:noProof/>
            <w:webHidden/>
            <w:sz w:val="24"/>
            <w:szCs w:val="24"/>
          </w:rPr>
        </w:r>
        <w:r w:rsidRPr="00132471">
          <w:rPr>
            <w:noProof/>
            <w:webHidden/>
            <w:sz w:val="24"/>
            <w:szCs w:val="24"/>
          </w:rPr>
          <w:fldChar w:fldCharType="separate"/>
        </w:r>
        <w:r w:rsidRPr="00132471">
          <w:rPr>
            <w:noProof/>
            <w:webHidden/>
            <w:sz w:val="24"/>
            <w:szCs w:val="24"/>
          </w:rPr>
          <w:t>8</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72" w:history="1">
        <w:r w:rsidRPr="00132471">
          <w:rPr>
            <w:rStyle w:val="aa"/>
            <w:noProof/>
            <w:sz w:val="24"/>
            <w:szCs w:val="24"/>
          </w:rPr>
          <w:t>1.2.12 MySQL</w:t>
        </w:r>
        <w:r w:rsidRPr="00132471">
          <w:rPr>
            <w:rStyle w:val="aa"/>
            <w:rFonts w:hint="eastAsia"/>
            <w:noProof/>
            <w:sz w:val="24"/>
            <w:szCs w:val="24"/>
          </w:rPr>
          <w:t>概述</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_Toc6343772 \h </w:instrText>
        </w:r>
        <w:r w:rsidRPr="00132471">
          <w:rPr>
            <w:noProof/>
            <w:webHidden/>
            <w:sz w:val="24"/>
            <w:szCs w:val="24"/>
          </w:rPr>
        </w:r>
        <w:r w:rsidRPr="00132471">
          <w:rPr>
            <w:noProof/>
            <w:webHidden/>
            <w:sz w:val="24"/>
            <w:szCs w:val="24"/>
          </w:rPr>
          <w:fldChar w:fldCharType="separate"/>
        </w:r>
        <w:r w:rsidRPr="00132471">
          <w:rPr>
            <w:noProof/>
            <w:webHidden/>
            <w:sz w:val="24"/>
            <w:szCs w:val="24"/>
          </w:rPr>
          <w:t>8</w:t>
        </w:r>
        <w:r w:rsidRPr="00132471">
          <w:rPr>
            <w:noProof/>
            <w:webHidden/>
            <w:sz w:val="24"/>
            <w:szCs w:val="24"/>
          </w:rPr>
          <w:fldChar w:fldCharType="end"/>
        </w:r>
      </w:hyperlink>
    </w:p>
    <w:p w:rsidR="00132471" w:rsidRPr="00132471" w:rsidRDefault="00132471" w:rsidP="003023BE">
      <w:pPr>
        <w:pStyle w:val="10"/>
        <w:spacing w:before="62" w:line="380" w:lineRule="exact"/>
        <w:rPr>
          <w:rFonts w:asciiTheme="minorHAnsi" w:eastAsiaTheme="minorEastAsia" w:hAnsiTheme="minorHAnsi" w:cstheme="minorBidi"/>
          <w:b w:val="0"/>
          <w:bCs w:val="0"/>
          <w:noProof/>
        </w:rPr>
      </w:pPr>
      <w:hyperlink w:anchor="_Toc6343773" w:history="1">
        <w:r w:rsidRPr="00132471">
          <w:rPr>
            <w:rStyle w:val="aa"/>
            <w:noProof/>
          </w:rPr>
          <w:t>2</w:t>
        </w:r>
        <w:r w:rsidRPr="00132471">
          <w:rPr>
            <w:rStyle w:val="aa"/>
            <w:rFonts w:cs="宋体" w:hint="eastAsia"/>
            <w:noProof/>
          </w:rPr>
          <w:t xml:space="preserve">　系统的需求分析</w:t>
        </w:r>
        <w:r w:rsidRPr="00132471">
          <w:rPr>
            <w:noProof/>
            <w:webHidden/>
          </w:rPr>
          <w:tab/>
        </w:r>
        <w:r w:rsidRPr="00132471">
          <w:rPr>
            <w:noProof/>
            <w:webHidden/>
          </w:rPr>
          <w:fldChar w:fldCharType="begin"/>
        </w:r>
        <w:r w:rsidRPr="00132471">
          <w:rPr>
            <w:noProof/>
            <w:webHidden/>
          </w:rPr>
          <w:instrText xml:space="preserve"> PAGEREF _Toc6343773 \h </w:instrText>
        </w:r>
        <w:r w:rsidRPr="00132471">
          <w:rPr>
            <w:noProof/>
            <w:webHidden/>
          </w:rPr>
        </w:r>
        <w:r w:rsidRPr="00132471">
          <w:rPr>
            <w:noProof/>
            <w:webHidden/>
          </w:rPr>
          <w:fldChar w:fldCharType="separate"/>
        </w:r>
        <w:r w:rsidRPr="00132471">
          <w:rPr>
            <w:noProof/>
            <w:webHidden/>
          </w:rPr>
          <w:t>9</w:t>
        </w:r>
        <w:r w:rsidRPr="00132471">
          <w:rPr>
            <w:noProof/>
            <w:webHidden/>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74" w:history="1">
        <w:r w:rsidRPr="00132471">
          <w:rPr>
            <w:rStyle w:val="aa"/>
            <w:noProof/>
          </w:rPr>
          <w:t xml:space="preserve">2.1 </w:t>
        </w:r>
        <w:r w:rsidRPr="00132471">
          <w:rPr>
            <w:rStyle w:val="aa"/>
            <w:rFonts w:cs="宋体" w:hint="eastAsia"/>
            <w:noProof/>
          </w:rPr>
          <w:t>高校互联应用的现状和存在的问题</w:t>
        </w:r>
        <w:r w:rsidRPr="00132471">
          <w:rPr>
            <w:noProof/>
            <w:webHidden/>
          </w:rPr>
          <w:tab/>
        </w:r>
        <w:r w:rsidRPr="00132471">
          <w:rPr>
            <w:noProof/>
            <w:webHidden/>
          </w:rPr>
          <w:fldChar w:fldCharType="begin"/>
        </w:r>
        <w:r w:rsidRPr="00132471">
          <w:rPr>
            <w:noProof/>
            <w:webHidden/>
          </w:rPr>
          <w:instrText xml:space="preserve"> PAGEREF _Toc6343774 \h </w:instrText>
        </w:r>
        <w:r w:rsidRPr="00132471">
          <w:rPr>
            <w:noProof/>
            <w:webHidden/>
          </w:rPr>
        </w:r>
        <w:r w:rsidRPr="00132471">
          <w:rPr>
            <w:noProof/>
            <w:webHidden/>
          </w:rPr>
          <w:fldChar w:fldCharType="separate"/>
        </w:r>
        <w:r w:rsidRPr="00132471">
          <w:rPr>
            <w:noProof/>
            <w:webHidden/>
          </w:rPr>
          <w:t>9</w:t>
        </w:r>
        <w:r w:rsidRPr="00132471">
          <w:rPr>
            <w:noProof/>
            <w:webHidden/>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75" w:history="1">
        <w:r w:rsidRPr="00132471">
          <w:rPr>
            <w:rStyle w:val="aa"/>
            <w:noProof/>
          </w:rPr>
          <w:t xml:space="preserve">2.2 </w:t>
        </w:r>
        <w:r w:rsidRPr="00132471">
          <w:rPr>
            <w:rStyle w:val="aa"/>
            <w:rFonts w:hint="eastAsia"/>
            <w:noProof/>
          </w:rPr>
          <w:t>校园发布助手</w:t>
        </w:r>
        <w:r w:rsidRPr="00132471">
          <w:rPr>
            <w:rStyle w:val="aa"/>
            <w:rFonts w:cs="宋体" w:hint="eastAsia"/>
            <w:noProof/>
          </w:rPr>
          <w:t>的研究意义</w:t>
        </w:r>
        <w:r w:rsidRPr="00132471">
          <w:rPr>
            <w:noProof/>
            <w:webHidden/>
          </w:rPr>
          <w:tab/>
        </w:r>
        <w:r w:rsidRPr="00132471">
          <w:rPr>
            <w:noProof/>
            <w:webHidden/>
          </w:rPr>
          <w:fldChar w:fldCharType="begin"/>
        </w:r>
        <w:r w:rsidRPr="00132471">
          <w:rPr>
            <w:noProof/>
            <w:webHidden/>
          </w:rPr>
          <w:instrText xml:space="preserve"> PAGEREF _Toc6343775 \h </w:instrText>
        </w:r>
        <w:r w:rsidRPr="00132471">
          <w:rPr>
            <w:noProof/>
            <w:webHidden/>
          </w:rPr>
        </w:r>
        <w:r w:rsidRPr="00132471">
          <w:rPr>
            <w:noProof/>
            <w:webHidden/>
          </w:rPr>
          <w:fldChar w:fldCharType="separate"/>
        </w:r>
        <w:r w:rsidRPr="00132471">
          <w:rPr>
            <w:noProof/>
            <w:webHidden/>
          </w:rPr>
          <w:t>10</w:t>
        </w:r>
        <w:r w:rsidRPr="00132471">
          <w:rPr>
            <w:noProof/>
            <w:webHidden/>
          </w:rPr>
          <w:fldChar w:fldCharType="end"/>
        </w:r>
      </w:hyperlink>
    </w:p>
    <w:p w:rsidR="00132471" w:rsidRPr="00132471" w:rsidRDefault="00132471" w:rsidP="003023BE">
      <w:pPr>
        <w:pStyle w:val="10"/>
        <w:spacing w:before="62" w:line="380" w:lineRule="exact"/>
        <w:rPr>
          <w:rFonts w:asciiTheme="minorHAnsi" w:eastAsiaTheme="minorEastAsia" w:hAnsiTheme="minorHAnsi" w:cstheme="minorBidi"/>
          <w:b w:val="0"/>
          <w:bCs w:val="0"/>
          <w:noProof/>
        </w:rPr>
      </w:pPr>
      <w:hyperlink w:anchor="_Toc6343776" w:history="1">
        <w:r w:rsidRPr="00132471">
          <w:rPr>
            <w:rStyle w:val="aa"/>
            <w:noProof/>
          </w:rPr>
          <w:t>3</w:t>
        </w:r>
        <w:r w:rsidRPr="00132471">
          <w:rPr>
            <w:rStyle w:val="aa"/>
            <w:rFonts w:cs="宋体" w:hint="eastAsia"/>
            <w:noProof/>
          </w:rPr>
          <w:t xml:space="preserve">　系统的总体设计</w:t>
        </w:r>
        <w:r w:rsidRPr="00132471">
          <w:rPr>
            <w:noProof/>
            <w:webHidden/>
          </w:rPr>
          <w:tab/>
        </w:r>
        <w:r w:rsidRPr="00132471">
          <w:rPr>
            <w:noProof/>
            <w:webHidden/>
          </w:rPr>
          <w:fldChar w:fldCharType="begin"/>
        </w:r>
        <w:r w:rsidRPr="00132471">
          <w:rPr>
            <w:noProof/>
            <w:webHidden/>
          </w:rPr>
          <w:instrText xml:space="preserve"> PAGEREF _Toc6343776 \h </w:instrText>
        </w:r>
        <w:r w:rsidRPr="00132471">
          <w:rPr>
            <w:noProof/>
            <w:webHidden/>
          </w:rPr>
        </w:r>
        <w:r w:rsidRPr="00132471">
          <w:rPr>
            <w:noProof/>
            <w:webHidden/>
          </w:rPr>
          <w:fldChar w:fldCharType="separate"/>
        </w:r>
        <w:r w:rsidRPr="00132471">
          <w:rPr>
            <w:noProof/>
            <w:webHidden/>
          </w:rPr>
          <w:t>10</w:t>
        </w:r>
        <w:r w:rsidRPr="00132471">
          <w:rPr>
            <w:noProof/>
            <w:webHidden/>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77" w:history="1">
        <w:r w:rsidRPr="00132471">
          <w:rPr>
            <w:rStyle w:val="aa"/>
            <w:noProof/>
          </w:rPr>
          <w:t xml:space="preserve">3.1 </w:t>
        </w:r>
        <w:r w:rsidRPr="00132471">
          <w:rPr>
            <w:rStyle w:val="aa"/>
            <w:rFonts w:cs="宋体" w:hint="eastAsia"/>
            <w:noProof/>
          </w:rPr>
          <w:t>系统的功能简介</w:t>
        </w:r>
        <w:r w:rsidRPr="00132471">
          <w:rPr>
            <w:noProof/>
            <w:webHidden/>
          </w:rPr>
          <w:tab/>
        </w:r>
        <w:r w:rsidRPr="00132471">
          <w:rPr>
            <w:noProof/>
            <w:webHidden/>
          </w:rPr>
          <w:fldChar w:fldCharType="begin"/>
        </w:r>
        <w:r w:rsidRPr="00132471">
          <w:rPr>
            <w:noProof/>
            <w:webHidden/>
          </w:rPr>
          <w:instrText xml:space="preserve"> PAGEREF _Toc6343777 \h </w:instrText>
        </w:r>
        <w:r w:rsidRPr="00132471">
          <w:rPr>
            <w:noProof/>
            <w:webHidden/>
          </w:rPr>
        </w:r>
        <w:r w:rsidRPr="00132471">
          <w:rPr>
            <w:noProof/>
            <w:webHidden/>
          </w:rPr>
          <w:fldChar w:fldCharType="separate"/>
        </w:r>
        <w:r w:rsidRPr="00132471">
          <w:rPr>
            <w:noProof/>
            <w:webHidden/>
          </w:rPr>
          <w:t>10</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78" w:history="1">
        <w:r w:rsidRPr="00132471">
          <w:rPr>
            <w:rStyle w:val="aa"/>
            <w:noProof/>
            <w:sz w:val="24"/>
            <w:szCs w:val="24"/>
          </w:rPr>
          <w:t xml:space="preserve">3.1.1 </w:t>
        </w:r>
        <w:r w:rsidRPr="00132471">
          <w:rPr>
            <w:rStyle w:val="aa"/>
            <w:rFonts w:cs="宋体" w:hint="eastAsia"/>
            <w:noProof/>
            <w:sz w:val="24"/>
            <w:szCs w:val="24"/>
          </w:rPr>
          <w:t>校园模块</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_Toc6343778 \h </w:instrText>
        </w:r>
        <w:r w:rsidRPr="00132471">
          <w:rPr>
            <w:noProof/>
            <w:webHidden/>
            <w:sz w:val="24"/>
            <w:szCs w:val="24"/>
          </w:rPr>
        </w:r>
        <w:r w:rsidRPr="00132471">
          <w:rPr>
            <w:noProof/>
            <w:webHidden/>
            <w:sz w:val="24"/>
            <w:szCs w:val="24"/>
          </w:rPr>
          <w:fldChar w:fldCharType="separate"/>
        </w:r>
        <w:r w:rsidRPr="00132471">
          <w:rPr>
            <w:noProof/>
            <w:webHidden/>
            <w:sz w:val="24"/>
            <w:szCs w:val="24"/>
          </w:rPr>
          <w:t>11</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79" w:history="1">
        <w:r w:rsidRPr="00132471">
          <w:rPr>
            <w:rStyle w:val="aa"/>
            <w:noProof/>
            <w:sz w:val="24"/>
            <w:szCs w:val="24"/>
          </w:rPr>
          <w:t xml:space="preserve">3.1.2 </w:t>
        </w:r>
        <w:r w:rsidRPr="00132471">
          <w:rPr>
            <w:rStyle w:val="aa"/>
            <w:rFonts w:hint="eastAsia"/>
            <w:noProof/>
            <w:sz w:val="24"/>
            <w:szCs w:val="24"/>
          </w:rPr>
          <w:t>机构模块</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_Toc6343779 \h </w:instrText>
        </w:r>
        <w:r w:rsidRPr="00132471">
          <w:rPr>
            <w:noProof/>
            <w:webHidden/>
            <w:sz w:val="24"/>
            <w:szCs w:val="24"/>
          </w:rPr>
        </w:r>
        <w:r w:rsidRPr="00132471">
          <w:rPr>
            <w:noProof/>
            <w:webHidden/>
            <w:sz w:val="24"/>
            <w:szCs w:val="24"/>
          </w:rPr>
          <w:fldChar w:fldCharType="separate"/>
        </w:r>
        <w:r w:rsidRPr="00132471">
          <w:rPr>
            <w:noProof/>
            <w:webHidden/>
            <w:sz w:val="24"/>
            <w:szCs w:val="24"/>
          </w:rPr>
          <w:t>11</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0" w:history="1">
        <w:r w:rsidRPr="00132471">
          <w:rPr>
            <w:rStyle w:val="aa"/>
            <w:noProof/>
            <w:sz w:val="24"/>
            <w:szCs w:val="24"/>
          </w:rPr>
          <w:t xml:space="preserve">3.1.3 </w:t>
        </w:r>
        <w:r w:rsidRPr="00132471">
          <w:rPr>
            <w:rStyle w:val="aa"/>
            <w:rFonts w:hint="eastAsia"/>
            <w:noProof/>
            <w:sz w:val="24"/>
            <w:szCs w:val="24"/>
          </w:rPr>
          <w:t>通讯模块</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_Toc6343780 \h </w:instrText>
        </w:r>
        <w:r w:rsidRPr="00132471">
          <w:rPr>
            <w:noProof/>
            <w:webHidden/>
            <w:sz w:val="24"/>
            <w:szCs w:val="24"/>
          </w:rPr>
        </w:r>
        <w:r w:rsidRPr="00132471">
          <w:rPr>
            <w:noProof/>
            <w:webHidden/>
            <w:sz w:val="24"/>
            <w:szCs w:val="24"/>
          </w:rPr>
          <w:fldChar w:fldCharType="separate"/>
        </w:r>
        <w:r w:rsidRPr="00132471">
          <w:rPr>
            <w:noProof/>
            <w:webHidden/>
            <w:sz w:val="24"/>
            <w:szCs w:val="24"/>
          </w:rPr>
          <w:t>12</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1" w:history="1">
        <w:r w:rsidRPr="00132471">
          <w:rPr>
            <w:rStyle w:val="aa"/>
            <w:noProof/>
            <w:sz w:val="24"/>
            <w:szCs w:val="24"/>
          </w:rPr>
          <w:t xml:space="preserve">3.1.4 </w:t>
        </w:r>
        <w:r w:rsidRPr="00132471">
          <w:rPr>
            <w:rStyle w:val="aa"/>
            <w:rFonts w:hint="eastAsia"/>
            <w:noProof/>
            <w:sz w:val="24"/>
            <w:szCs w:val="24"/>
          </w:rPr>
          <w:t>个人模块</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_Toc6343781 \h </w:instrText>
        </w:r>
        <w:r w:rsidRPr="00132471">
          <w:rPr>
            <w:noProof/>
            <w:webHidden/>
            <w:sz w:val="24"/>
            <w:szCs w:val="24"/>
          </w:rPr>
        </w:r>
        <w:r w:rsidRPr="00132471">
          <w:rPr>
            <w:noProof/>
            <w:webHidden/>
            <w:sz w:val="24"/>
            <w:szCs w:val="24"/>
          </w:rPr>
          <w:fldChar w:fldCharType="separate"/>
        </w:r>
        <w:r w:rsidRPr="00132471">
          <w:rPr>
            <w:noProof/>
            <w:webHidden/>
            <w:sz w:val="24"/>
            <w:szCs w:val="24"/>
          </w:rPr>
          <w:t>12</w:t>
        </w:r>
        <w:r w:rsidRPr="00132471">
          <w:rPr>
            <w:noProof/>
            <w:webHidden/>
            <w:sz w:val="24"/>
            <w:szCs w:val="24"/>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82" w:history="1">
        <w:r w:rsidRPr="00132471">
          <w:rPr>
            <w:rStyle w:val="aa"/>
            <w:noProof/>
          </w:rPr>
          <w:t xml:space="preserve">3.2 </w:t>
        </w:r>
        <w:r w:rsidRPr="00132471">
          <w:rPr>
            <w:rStyle w:val="aa"/>
            <w:rFonts w:cs="宋体" w:hint="eastAsia"/>
            <w:noProof/>
          </w:rPr>
          <w:t>系统的结构分析</w:t>
        </w:r>
        <w:r w:rsidRPr="00132471">
          <w:rPr>
            <w:noProof/>
            <w:webHidden/>
          </w:rPr>
          <w:tab/>
        </w:r>
        <w:r w:rsidRPr="00132471">
          <w:rPr>
            <w:noProof/>
            <w:webHidden/>
          </w:rPr>
          <w:fldChar w:fldCharType="begin"/>
        </w:r>
        <w:r w:rsidRPr="00132471">
          <w:rPr>
            <w:noProof/>
            <w:webHidden/>
          </w:rPr>
          <w:instrText xml:space="preserve"> PAGEREF _Toc6343782 \h </w:instrText>
        </w:r>
        <w:r w:rsidRPr="00132471">
          <w:rPr>
            <w:noProof/>
            <w:webHidden/>
          </w:rPr>
        </w:r>
        <w:r w:rsidRPr="00132471">
          <w:rPr>
            <w:noProof/>
            <w:webHidden/>
          </w:rPr>
          <w:fldChar w:fldCharType="separate"/>
        </w:r>
        <w:r w:rsidRPr="00132471">
          <w:rPr>
            <w:noProof/>
            <w:webHidden/>
          </w:rPr>
          <w:t>12</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3" w:history="1">
        <w:r w:rsidRPr="00132471">
          <w:rPr>
            <w:rStyle w:val="aa"/>
            <w:noProof/>
            <w:sz w:val="24"/>
            <w:szCs w:val="24"/>
          </w:rPr>
          <w:t xml:space="preserve">3.2.1 </w:t>
        </w:r>
        <w:r w:rsidRPr="00132471">
          <w:rPr>
            <w:rStyle w:val="aa"/>
            <w:rFonts w:cs="宋体" w:hint="eastAsia"/>
            <w:noProof/>
            <w:sz w:val="24"/>
            <w:szCs w:val="24"/>
          </w:rPr>
          <w:t>系统用例分析</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_Toc6343783 \h </w:instrText>
        </w:r>
        <w:r w:rsidRPr="00132471">
          <w:rPr>
            <w:noProof/>
            <w:webHidden/>
            <w:sz w:val="24"/>
            <w:szCs w:val="24"/>
          </w:rPr>
        </w:r>
        <w:r w:rsidRPr="00132471">
          <w:rPr>
            <w:noProof/>
            <w:webHidden/>
            <w:sz w:val="24"/>
            <w:szCs w:val="24"/>
          </w:rPr>
          <w:fldChar w:fldCharType="separate"/>
        </w:r>
        <w:r w:rsidRPr="00132471">
          <w:rPr>
            <w:noProof/>
            <w:webHidden/>
            <w:sz w:val="24"/>
            <w:szCs w:val="24"/>
          </w:rPr>
          <w:t>12</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4" w:history="1">
        <w:r w:rsidRPr="00132471">
          <w:rPr>
            <w:rStyle w:val="aa"/>
            <w:noProof/>
            <w:sz w:val="24"/>
            <w:szCs w:val="24"/>
          </w:rPr>
          <w:t xml:space="preserve">3.2.2 </w:t>
        </w:r>
        <w:r w:rsidRPr="00132471">
          <w:rPr>
            <w:rStyle w:val="aa"/>
            <w:rFonts w:cs="宋体" w:hint="eastAsia"/>
            <w:noProof/>
            <w:sz w:val="24"/>
            <w:szCs w:val="24"/>
          </w:rPr>
          <w:t>系统功能结构分析</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_Toc6343784 \h </w:instrText>
        </w:r>
        <w:r w:rsidRPr="00132471">
          <w:rPr>
            <w:noProof/>
            <w:webHidden/>
            <w:sz w:val="24"/>
            <w:szCs w:val="24"/>
          </w:rPr>
        </w:r>
        <w:r w:rsidRPr="00132471">
          <w:rPr>
            <w:noProof/>
            <w:webHidden/>
            <w:sz w:val="24"/>
            <w:szCs w:val="24"/>
          </w:rPr>
          <w:fldChar w:fldCharType="separate"/>
        </w:r>
        <w:r w:rsidRPr="00132471">
          <w:rPr>
            <w:noProof/>
            <w:webHidden/>
            <w:sz w:val="24"/>
            <w:szCs w:val="24"/>
          </w:rPr>
          <w:t>16</w:t>
        </w:r>
        <w:r w:rsidRPr="00132471">
          <w:rPr>
            <w:noProof/>
            <w:webHidden/>
            <w:sz w:val="24"/>
            <w:szCs w:val="24"/>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85" w:history="1">
        <w:r w:rsidRPr="00132471">
          <w:rPr>
            <w:rStyle w:val="aa"/>
            <w:noProof/>
          </w:rPr>
          <w:t xml:space="preserve">3.3 </w:t>
        </w:r>
        <w:r w:rsidRPr="00132471">
          <w:rPr>
            <w:rStyle w:val="aa"/>
            <w:rFonts w:hint="eastAsia"/>
            <w:noProof/>
          </w:rPr>
          <w:t>系统部分需求及关键业务分析</w:t>
        </w:r>
        <w:r w:rsidRPr="00132471">
          <w:rPr>
            <w:noProof/>
            <w:webHidden/>
          </w:rPr>
          <w:tab/>
        </w:r>
        <w:r w:rsidRPr="00132471">
          <w:rPr>
            <w:noProof/>
            <w:webHidden/>
          </w:rPr>
          <w:fldChar w:fldCharType="begin"/>
        </w:r>
        <w:r w:rsidRPr="00132471">
          <w:rPr>
            <w:noProof/>
            <w:webHidden/>
          </w:rPr>
          <w:instrText xml:space="preserve"> PAGEREF _Toc6343785 \h </w:instrText>
        </w:r>
        <w:r w:rsidRPr="00132471">
          <w:rPr>
            <w:noProof/>
            <w:webHidden/>
          </w:rPr>
        </w:r>
        <w:r w:rsidRPr="00132471">
          <w:rPr>
            <w:noProof/>
            <w:webHidden/>
          </w:rPr>
          <w:fldChar w:fldCharType="separate"/>
        </w:r>
        <w:r w:rsidRPr="00132471">
          <w:rPr>
            <w:noProof/>
            <w:webHidden/>
          </w:rPr>
          <w:t>17</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6" w:history="1">
        <w:r w:rsidRPr="00132471">
          <w:rPr>
            <w:rStyle w:val="aa"/>
            <w:noProof/>
            <w:sz w:val="24"/>
            <w:szCs w:val="24"/>
          </w:rPr>
          <w:t xml:space="preserve">3.3.1 </w:t>
        </w:r>
        <w:r w:rsidRPr="00132471">
          <w:rPr>
            <w:rStyle w:val="aa"/>
            <w:rFonts w:cs="宋体" w:hint="eastAsia"/>
            <w:noProof/>
            <w:sz w:val="24"/>
            <w:szCs w:val="24"/>
          </w:rPr>
          <w:t>移动端登录</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_Toc6343786 \h </w:instrText>
        </w:r>
        <w:r w:rsidRPr="00132471">
          <w:rPr>
            <w:noProof/>
            <w:webHidden/>
            <w:sz w:val="24"/>
            <w:szCs w:val="24"/>
          </w:rPr>
        </w:r>
        <w:r w:rsidRPr="00132471">
          <w:rPr>
            <w:noProof/>
            <w:webHidden/>
            <w:sz w:val="24"/>
            <w:szCs w:val="24"/>
          </w:rPr>
          <w:fldChar w:fldCharType="separate"/>
        </w:r>
        <w:r w:rsidRPr="00132471">
          <w:rPr>
            <w:noProof/>
            <w:webHidden/>
            <w:sz w:val="24"/>
            <w:szCs w:val="24"/>
          </w:rPr>
          <w:t>17</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7" w:history="1">
        <w:r w:rsidRPr="00132471">
          <w:rPr>
            <w:rStyle w:val="aa"/>
            <w:noProof/>
            <w:sz w:val="24"/>
            <w:szCs w:val="24"/>
          </w:rPr>
          <w:t xml:space="preserve">3.3.2 </w:t>
        </w:r>
        <w:r w:rsidRPr="00132471">
          <w:rPr>
            <w:rStyle w:val="aa"/>
            <w:rFonts w:cs="宋体" w:hint="eastAsia"/>
            <w:noProof/>
            <w:sz w:val="24"/>
            <w:szCs w:val="24"/>
          </w:rPr>
          <w:t>校园资讯浏览</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_Toc6343787 \h </w:instrText>
        </w:r>
        <w:r w:rsidRPr="00132471">
          <w:rPr>
            <w:noProof/>
            <w:webHidden/>
            <w:sz w:val="24"/>
            <w:szCs w:val="24"/>
          </w:rPr>
        </w:r>
        <w:r w:rsidRPr="00132471">
          <w:rPr>
            <w:noProof/>
            <w:webHidden/>
            <w:sz w:val="24"/>
            <w:szCs w:val="24"/>
          </w:rPr>
          <w:fldChar w:fldCharType="separate"/>
        </w:r>
        <w:r w:rsidRPr="00132471">
          <w:rPr>
            <w:noProof/>
            <w:webHidden/>
            <w:sz w:val="24"/>
            <w:szCs w:val="24"/>
          </w:rPr>
          <w:t>18</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8" w:history="1">
        <w:r w:rsidRPr="00132471">
          <w:rPr>
            <w:rStyle w:val="aa"/>
            <w:noProof/>
            <w:sz w:val="24"/>
            <w:szCs w:val="24"/>
          </w:rPr>
          <w:t xml:space="preserve">3.3.3 </w:t>
        </w:r>
        <w:r w:rsidRPr="00132471">
          <w:rPr>
            <w:rStyle w:val="aa"/>
            <w:rFonts w:cs="宋体" w:hint="eastAsia"/>
            <w:noProof/>
            <w:sz w:val="24"/>
            <w:szCs w:val="24"/>
          </w:rPr>
          <w:t>校园资讯发布</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_Toc6343788 \h </w:instrText>
        </w:r>
        <w:r w:rsidRPr="00132471">
          <w:rPr>
            <w:noProof/>
            <w:webHidden/>
            <w:sz w:val="24"/>
            <w:szCs w:val="24"/>
          </w:rPr>
        </w:r>
        <w:r w:rsidRPr="00132471">
          <w:rPr>
            <w:noProof/>
            <w:webHidden/>
            <w:sz w:val="24"/>
            <w:szCs w:val="24"/>
          </w:rPr>
          <w:fldChar w:fldCharType="separate"/>
        </w:r>
        <w:r w:rsidRPr="00132471">
          <w:rPr>
            <w:noProof/>
            <w:webHidden/>
            <w:sz w:val="24"/>
            <w:szCs w:val="24"/>
          </w:rPr>
          <w:t>19</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89" w:history="1">
        <w:r w:rsidRPr="00132471">
          <w:rPr>
            <w:rStyle w:val="aa"/>
            <w:noProof/>
            <w:sz w:val="24"/>
            <w:szCs w:val="24"/>
          </w:rPr>
          <w:t>3.3.4</w:t>
        </w:r>
        <w:r w:rsidRPr="00132471">
          <w:rPr>
            <w:rStyle w:val="aa"/>
            <w:rFonts w:cs="宋体" w:hint="eastAsia"/>
            <w:noProof/>
            <w:sz w:val="24"/>
            <w:szCs w:val="24"/>
          </w:rPr>
          <w:t>一对一即时通讯</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_Toc6343789 \h </w:instrText>
        </w:r>
        <w:r w:rsidRPr="00132471">
          <w:rPr>
            <w:noProof/>
            <w:webHidden/>
            <w:sz w:val="24"/>
            <w:szCs w:val="24"/>
          </w:rPr>
        </w:r>
        <w:r w:rsidRPr="00132471">
          <w:rPr>
            <w:noProof/>
            <w:webHidden/>
            <w:sz w:val="24"/>
            <w:szCs w:val="24"/>
          </w:rPr>
          <w:fldChar w:fldCharType="separate"/>
        </w:r>
        <w:r w:rsidRPr="00132471">
          <w:rPr>
            <w:noProof/>
            <w:webHidden/>
            <w:sz w:val="24"/>
            <w:szCs w:val="24"/>
          </w:rPr>
          <w:t>20</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90" w:history="1">
        <w:r w:rsidRPr="00132471">
          <w:rPr>
            <w:rStyle w:val="aa"/>
            <w:noProof/>
            <w:sz w:val="24"/>
            <w:szCs w:val="24"/>
          </w:rPr>
          <w:t xml:space="preserve">3.3.5 </w:t>
        </w:r>
        <w:r w:rsidRPr="00132471">
          <w:rPr>
            <w:rStyle w:val="aa"/>
            <w:rFonts w:cs="宋体" w:hint="eastAsia"/>
            <w:noProof/>
            <w:sz w:val="24"/>
            <w:szCs w:val="24"/>
          </w:rPr>
          <w:t>即时通讯集群</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_Toc6343790 \h </w:instrText>
        </w:r>
        <w:r w:rsidRPr="00132471">
          <w:rPr>
            <w:noProof/>
            <w:webHidden/>
            <w:sz w:val="24"/>
            <w:szCs w:val="24"/>
          </w:rPr>
        </w:r>
        <w:r w:rsidRPr="00132471">
          <w:rPr>
            <w:noProof/>
            <w:webHidden/>
            <w:sz w:val="24"/>
            <w:szCs w:val="24"/>
          </w:rPr>
          <w:fldChar w:fldCharType="separate"/>
        </w:r>
        <w:r w:rsidRPr="00132471">
          <w:rPr>
            <w:noProof/>
            <w:webHidden/>
            <w:sz w:val="24"/>
            <w:szCs w:val="24"/>
          </w:rPr>
          <w:t>21</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91" w:history="1">
        <w:r w:rsidRPr="00132471">
          <w:rPr>
            <w:rStyle w:val="aa"/>
            <w:noProof/>
            <w:sz w:val="24"/>
            <w:szCs w:val="24"/>
          </w:rPr>
          <w:t xml:space="preserve">3.3.6 </w:t>
        </w:r>
        <w:r w:rsidRPr="00132471">
          <w:rPr>
            <w:rStyle w:val="aa"/>
            <w:rFonts w:cs="宋体" w:hint="eastAsia"/>
            <w:noProof/>
            <w:sz w:val="24"/>
            <w:szCs w:val="24"/>
          </w:rPr>
          <w:t>组织机构创建并添加成员</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_Toc6343791 \h </w:instrText>
        </w:r>
        <w:r w:rsidRPr="00132471">
          <w:rPr>
            <w:noProof/>
            <w:webHidden/>
            <w:sz w:val="24"/>
            <w:szCs w:val="24"/>
          </w:rPr>
        </w:r>
        <w:r w:rsidRPr="00132471">
          <w:rPr>
            <w:noProof/>
            <w:webHidden/>
            <w:sz w:val="24"/>
            <w:szCs w:val="24"/>
          </w:rPr>
          <w:fldChar w:fldCharType="separate"/>
        </w:r>
        <w:r w:rsidRPr="00132471">
          <w:rPr>
            <w:noProof/>
            <w:webHidden/>
            <w:sz w:val="24"/>
            <w:szCs w:val="24"/>
          </w:rPr>
          <w:t>22</w:t>
        </w:r>
        <w:r w:rsidRPr="00132471">
          <w:rPr>
            <w:noProof/>
            <w:webHidden/>
            <w:sz w:val="24"/>
            <w:szCs w:val="24"/>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92" w:history="1">
        <w:r w:rsidRPr="00132471">
          <w:rPr>
            <w:rStyle w:val="aa"/>
            <w:noProof/>
          </w:rPr>
          <w:t xml:space="preserve">3.4 </w:t>
        </w:r>
        <w:r w:rsidRPr="00132471">
          <w:rPr>
            <w:rStyle w:val="aa"/>
            <w:rFonts w:hint="eastAsia"/>
            <w:noProof/>
          </w:rPr>
          <w:t>系统的关系型数据库设计</w:t>
        </w:r>
        <w:r w:rsidRPr="00132471">
          <w:rPr>
            <w:noProof/>
            <w:webHidden/>
          </w:rPr>
          <w:tab/>
        </w:r>
        <w:r w:rsidRPr="00132471">
          <w:rPr>
            <w:noProof/>
            <w:webHidden/>
          </w:rPr>
          <w:fldChar w:fldCharType="begin"/>
        </w:r>
        <w:r w:rsidRPr="00132471">
          <w:rPr>
            <w:noProof/>
            <w:webHidden/>
          </w:rPr>
          <w:instrText xml:space="preserve"> PAGEREF _Toc6343792 \h </w:instrText>
        </w:r>
        <w:r w:rsidRPr="00132471">
          <w:rPr>
            <w:noProof/>
            <w:webHidden/>
          </w:rPr>
        </w:r>
        <w:r w:rsidRPr="00132471">
          <w:rPr>
            <w:noProof/>
            <w:webHidden/>
          </w:rPr>
          <w:fldChar w:fldCharType="separate"/>
        </w:r>
        <w:r w:rsidRPr="00132471">
          <w:rPr>
            <w:noProof/>
            <w:webHidden/>
          </w:rPr>
          <w:t>23</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93" w:history="1">
        <w:r w:rsidRPr="00132471">
          <w:rPr>
            <w:rStyle w:val="aa"/>
            <w:noProof/>
            <w:sz w:val="24"/>
            <w:szCs w:val="24"/>
          </w:rPr>
          <w:t xml:space="preserve">3.4.1 </w:t>
        </w:r>
        <w:r w:rsidRPr="00132471">
          <w:rPr>
            <w:rStyle w:val="aa"/>
            <w:rFonts w:hint="eastAsia"/>
            <w:noProof/>
            <w:sz w:val="24"/>
            <w:szCs w:val="24"/>
          </w:rPr>
          <w:t>关系型数据库概念设计</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_Toc6343793 \h </w:instrText>
        </w:r>
        <w:r w:rsidRPr="00132471">
          <w:rPr>
            <w:noProof/>
            <w:webHidden/>
            <w:sz w:val="24"/>
            <w:szCs w:val="24"/>
          </w:rPr>
        </w:r>
        <w:r w:rsidRPr="00132471">
          <w:rPr>
            <w:noProof/>
            <w:webHidden/>
            <w:sz w:val="24"/>
            <w:szCs w:val="24"/>
          </w:rPr>
          <w:fldChar w:fldCharType="separate"/>
        </w:r>
        <w:r w:rsidRPr="00132471">
          <w:rPr>
            <w:noProof/>
            <w:webHidden/>
            <w:sz w:val="24"/>
            <w:szCs w:val="24"/>
          </w:rPr>
          <w:t>23</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94" w:history="1">
        <w:r w:rsidRPr="00132471">
          <w:rPr>
            <w:rStyle w:val="aa"/>
            <w:noProof/>
            <w:sz w:val="24"/>
            <w:szCs w:val="24"/>
          </w:rPr>
          <w:t xml:space="preserve">3.4.2 </w:t>
        </w:r>
        <w:r w:rsidRPr="00132471">
          <w:rPr>
            <w:rStyle w:val="aa"/>
            <w:rFonts w:hint="eastAsia"/>
            <w:noProof/>
            <w:sz w:val="24"/>
            <w:szCs w:val="24"/>
          </w:rPr>
          <w:t>关系型数据库逻辑设计</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_Toc6343794 \h </w:instrText>
        </w:r>
        <w:r w:rsidRPr="00132471">
          <w:rPr>
            <w:noProof/>
            <w:webHidden/>
            <w:sz w:val="24"/>
            <w:szCs w:val="24"/>
          </w:rPr>
        </w:r>
        <w:r w:rsidRPr="00132471">
          <w:rPr>
            <w:noProof/>
            <w:webHidden/>
            <w:sz w:val="24"/>
            <w:szCs w:val="24"/>
          </w:rPr>
          <w:fldChar w:fldCharType="separate"/>
        </w:r>
        <w:r w:rsidRPr="00132471">
          <w:rPr>
            <w:noProof/>
            <w:webHidden/>
            <w:sz w:val="24"/>
            <w:szCs w:val="24"/>
          </w:rPr>
          <w:t>24</w:t>
        </w:r>
        <w:r w:rsidRPr="00132471">
          <w:rPr>
            <w:noProof/>
            <w:webHidden/>
            <w:sz w:val="24"/>
            <w:szCs w:val="24"/>
          </w:rPr>
          <w:fldChar w:fldCharType="end"/>
        </w:r>
      </w:hyperlink>
    </w:p>
    <w:p w:rsidR="00132471" w:rsidRPr="00132471" w:rsidRDefault="00132471" w:rsidP="003023BE">
      <w:pPr>
        <w:pStyle w:val="10"/>
        <w:spacing w:before="62" w:line="380" w:lineRule="exact"/>
        <w:rPr>
          <w:rFonts w:asciiTheme="minorHAnsi" w:eastAsiaTheme="minorEastAsia" w:hAnsiTheme="minorHAnsi" w:cstheme="minorBidi"/>
          <w:b w:val="0"/>
          <w:bCs w:val="0"/>
          <w:noProof/>
        </w:rPr>
      </w:pPr>
      <w:hyperlink w:anchor="_Toc6343795" w:history="1">
        <w:r w:rsidRPr="00132471">
          <w:rPr>
            <w:rStyle w:val="aa"/>
            <w:noProof/>
          </w:rPr>
          <w:t>4</w:t>
        </w:r>
        <w:r w:rsidRPr="00132471">
          <w:rPr>
            <w:rStyle w:val="aa"/>
            <w:rFonts w:cs="宋体" w:hint="eastAsia"/>
            <w:noProof/>
          </w:rPr>
          <w:t xml:space="preserve">　系统的具体实现</w:t>
        </w:r>
        <w:r w:rsidRPr="00132471">
          <w:rPr>
            <w:noProof/>
            <w:webHidden/>
          </w:rPr>
          <w:tab/>
        </w:r>
        <w:r w:rsidRPr="00132471">
          <w:rPr>
            <w:noProof/>
            <w:webHidden/>
          </w:rPr>
          <w:fldChar w:fldCharType="begin"/>
        </w:r>
        <w:r w:rsidRPr="00132471">
          <w:rPr>
            <w:noProof/>
            <w:webHidden/>
          </w:rPr>
          <w:instrText xml:space="preserve"> PAGEREF _Toc6343795 \h </w:instrText>
        </w:r>
        <w:r w:rsidRPr="00132471">
          <w:rPr>
            <w:noProof/>
            <w:webHidden/>
          </w:rPr>
        </w:r>
        <w:r w:rsidRPr="00132471">
          <w:rPr>
            <w:noProof/>
            <w:webHidden/>
          </w:rPr>
          <w:fldChar w:fldCharType="separate"/>
        </w:r>
        <w:r w:rsidRPr="00132471">
          <w:rPr>
            <w:noProof/>
            <w:webHidden/>
          </w:rPr>
          <w:t>32</w:t>
        </w:r>
        <w:r w:rsidRPr="00132471">
          <w:rPr>
            <w:noProof/>
            <w:webHidden/>
          </w:rPr>
          <w:fldChar w:fldCharType="end"/>
        </w:r>
      </w:hyperlink>
    </w:p>
    <w:p w:rsidR="00132471" w:rsidRPr="00132471" w:rsidRDefault="00132471" w:rsidP="003023BE">
      <w:pPr>
        <w:pStyle w:val="20"/>
        <w:spacing w:line="380" w:lineRule="exact"/>
        <w:rPr>
          <w:rFonts w:asciiTheme="minorHAnsi" w:eastAsiaTheme="minorEastAsia" w:hAnsiTheme="minorHAnsi" w:cstheme="minorBidi"/>
          <w:noProof/>
        </w:rPr>
      </w:pPr>
      <w:hyperlink w:anchor="_Toc6343796" w:history="1">
        <w:r w:rsidRPr="00132471">
          <w:rPr>
            <w:rStyle w:val="aa"/>
            <w:noProof/>
          </w:rPr>
          <w:t xml:space="preserve">4.1 </w:t>
        </w:r>
        <w:r w:rsidRPr="00132471">
          <w:rPr>
            <w:rStyle w:val="aa"/>
            <w:rFonts w:hint="eastAsia"/>
            <w:noProof/>
          </w:rPr>
          <w:t>即时通讯消息格式定义</w:t>
        </w:r>
        <w:r w:rsidRPr="00132471">
          <w:rPr>
            <w:noProof/>
            <w:webHidden/>
          </w:rPr>
          <w:tab/>
        </w:r>
        <w:r w:rsidRPr="00132471">
          <w:rPr>
            <w:noProof/>
            <w:webHidden/>
          </w:rPr>
          <w:fldChar w:fldCharType="begin"/>
        </w:r>
        <w:r w:rsidRPr="00132471">
          <w:rPr>
            <w:noProof/>
            <w:webHidden/>
          </w:rPr>
          <w:instrText xml:space="preserve"> PAGEREF _Toc6343796 \h </w:instrText>
        </w:r>
        <w:r w:rsidRPr="00132471">
          <w:rPr>
            <w:noProof/>
            <w:webHidden/>
          </w:rPr>
        </w:r>
        <w:r w:rsidRPr="00132471">
          <w:rPr>
            <w:noProof/>
            <w:webHidden/>
          </w:rPr>
          <w:fldChar w:fldCharType="separate"/>
        </w:r>
        <w:r w:rsidRPr="00132471">
          <w:rPr>
            <w:noProof/>
            <w:webHidden/>
          </w:rPr>
          <w:t>32</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797" w:history="1">
        <w:r w:rsidRPr="00132471">
          <w:rPr>
            <w:rStyle w:val="aa"/>
            <w:noProof/>
            <w:sz w:val="24"/>
            <w:szCs w:val="24"/>
          </w:rPr>
          <w:t xml:space="preserve">4.1.1 </w:t>
        </w:r>
        <w:r w:rsidRPr="00132471">
          <w:rPr>
            <w:rStyle w:val="aa"/>
            <w:rFonts w:hint="eastAsia"/>
            <w:noProof/>
            <w:sz w:val="24"/>
            <w:szCs w:val="24"/>
          </w:rPr>
          <w:t>移动端登录消息格式</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_Toc6343797 \h </w:instrText>
        </w:r>
        <w:r w:rsidRPr="00132471">
          <w:rPr>
            <w:noProof/>
            <w:webHidden/>
            <w:sz w:val="24"/>
            <w:szCs w:val="24"/>
          </w:rPr>
        </w:r>
        <w:r w:rsidRPr="00132471">
          <w:rPr>
            <w:noProof/>
            <w:webHidden/>
            <w:sz w:val="24"/>
            <w:szCs w:val="24"/>
          </w:rPr>
          <w:fldChar w:fldCharType="separate"/>
        </w:r>
        <w:r w:rsidRPr="00132471">
          <w:rPr>
            <w:noProof/>
            <w:webHidden/>
            <w:sz w:val="24"/>
            <w:szCs w:val="24"/>
          </w:rPr>
          <w:t>32</w:t>
        </w:r>
        <w:r w:rsidRPr="00132471">
          <w:rPr>
            <w:noProof/>
            <w:webHidden/>
            <w:sz w:val="24"/>
            <w:szCs w:val="24"/>
          </w:rPr>
          <w:fldChar w:fldCharType="end"/>
        </w:r>
      </w:hyperlink>
    </w:p>
    <w:p w:rsidR="00132471" w:rsidRPr="00132471" w:rsidRDefault="00132471" w:rsidP="003023BE">
      <w:pPr>
        <w:pStyle w:val="30"/>
        <w:tabs>
          <w:tab w:val="left" w:pos="1680"/>
        </w:tabs>
        <w:spacing w:line="380" w:lineRule="exact"/>
        <w:rPr>
          <w:rFonts w:asciiTheme="minorHAnsi" w:eastAsiaTheme="minorEastAsia" w:hAnsiTheme="minorHAnsi" w:cstheme="minorBidi"/>
          <w:noProof/>
          <w:sz w:val="24"/>
          <w:szCs w:val="24"/>
        </w:rPr>
      </w:pPr>
      <w:hyperlink w:anchor="_Toc6343798" w:history="1">
        <w:r w:rsidRPr="00132471">
          <w:rPr>
            <w:rStyle w:val="aa"/>
            <w:noProof/>
            <w:sz w:val="24"/>
            <w:szCs w:val="24"/>
          </w:rPr>
          <w:t>4.1.2</w:t>
        </w:r>
        <w:r w:rsidRPr="00132471">
          <w:rPr>
            <w:rFonts w:asciiTheme="minorHAnsi" w:eastAsiaTheme="minorEastAsia" w:hAnsiTheme="minorHAnsi" w:cstheme="minorBidi"/>
            <w:noProof/>
            <w:sz w:val="24"/>
            <w:szCs w:val="24"/>
          </w:rPr>
          <w:tab/>
        </w:r>
        <w:r w:rsidRPr="00132471">
          <w:rPr>
            <w:rStyle w:val="aa"/>
            <w:rFonts w:hint="eastAsia"/>
            <w:noProof/>
            <w:sz w:val="24"/>
            <w:szCs w:val="24"/>
          </w:rPr>
          <w:t>移动端聊天消息格式</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_Toc6343798 \h </w:instrText>
        </w:r>
        <w:r w:rsidRPr="00132471">
          <w:rPr>
            <w:noProof/>
            <w:webHidden/>
            <w:sz w:val="24"/>
            <w:szCs w:val="24"/>
          </w:rPr>
        </w:r>
        <w:r w:rsidRPr="00132471">
          <w:rPr>
            <w:noProof/>
            <w:webHidden/>
            <w:sz w:val="24"/>
            <w:szCs w:val="24"/>
          </w:rPr>
          <w:fldChar w:fldCharType="separate"/>
        </w:r>
        <w:r w:rsidRPr="00132471">
          <w:rPr>
            <w:noProof/>
            <w:webHidden/>
            <w:sz w:val="24"/>
            <w:szCs w:val="24"/>
          </w:rPr>
          <w:t>33</w:t>
        </w:r>
        <w:r w:rsidRPr="00132471">
          <w:rPr>
            <w:noProof/>
            <w:webHidden/>
            <w:sz w:val="24"/>
            <w:szCs w:val="24"/>
          </w:rPr>
          <w:fldChar w:fldCharType="end"/>
        </w:r>
      </w:hyperlink>
    </w:p>
    <w:p w:rsidR="00132471" w:rsidRPr="00132471" w:rsidRDefault="00132471" w:rsidP="003023BE">
      <w:pPr>
        <w:pStyle w:val="30"/>
        <w:tabs>
          <w:tab w:val="left" w:pos="1680"/>
        </w:tabs>
        <w:spacing w:line="380" w:lineRule="exact"/>
        <w:rPr>
          <w:rFonts w:asciiTheme="minorHAnsi" w:eastAsiaTheme="minorEastAsia" w:hAnsiTheme="minorHAnsi" w:cstheme="minorBidi"/>
          <w:noProof/>
          <w:sz w:val="24"/>
          <w:szCs w:val="24"/>
        </w:rPr>
      </w:pPr>
      <w:hyperlink w:anchor="_Toc6343799" w:history="1">
        <w:r w:rsidRPr="00132471">
          <w:rPr>
            <w:rStyle w:val="aa"/>
            <w:noProof/>
            <w:sz w:val="24"/>
            <w:szCs w:val="24"/>
          </w:rPr>
          <w:t>4.1.3</w:t>
        </w:r>
        <w:r w:rsidRPr="00132471">
          <w:rPr>
            <w:rFonts w:asciiTheme="minorHAnsi" w:eastAsiaTheme="minorEastAsia" w:hAnsiTheme="minorHAnsi" w:cstheme="minorBidi"/>
            <w:noProof/>
            <w:sz w:val="24"/>
            <w:szCs w:val="24"/>
          </w:rPr>
          <w:tab/>
        </w:r>
        <w:r w:rsidRPr="00132471">
          <w:rPr>
            <w:rStyle w:val="aa"/>
            <w:rFonts w:hint="eastAsia"/>
            <w:noProof/>
            <w:sz w:val="24"/>
            <w:szCs w:val="24"/>
          </w:rPr>
          <w:t>移动端已读聊天消息格式</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_Toc6343799 \h </w:instrText>
        </w:r>
        <w:r w:rsidRPr="00132471">
          <w:rPr>
            <w:noProof/>
            <w:webHidden/>
            <w:sz w:val="24"/>
            <w:szCs w:val="24"/>
          </w:rPr>
        </w:r>
        <w:r w:rsidRPr="00132471">
          <w:rPr>
            <w:noProof/>
            <w:webHidden/>
            <w:sz w:val="24"/>
            <w:szCs w:val="24"/>
          </w:rPr>
          <w:fldChar w:fldCharType="separate"/>
        </w:r>
        <w:r w:rsidRPr="00132471">
          <w:rPr>
            <w:noProof/>
            <w:webHidden/>
            <w:sz w:val="24"/>
            <w:szCs w:val="24"/>
          </w:rPr>
          <w:t>34</w:t>
        </w:r>
        <w:r w:rsidRPr="00132471">
          <w:rPr>
            <w:noProof/>
            <w:webHidden/>
            <w:sz w:val="24"/>
            <w:szCs w:val="24"/>
          </w:rPr>
          <w:fldChar w:fldCharType="end"/>
        </w:r>
      </w:hyperlink>
    </w:p>
    <w:p w:rsidR="00132471" w:rsidRPr="00132471" w:rsidRDefault="00132471" w:rsidP="003023BE">
      <w:pPr>
        <w:pStyle w:val="30"/>
        <w:tabs>
          <w:tab w:val="left" w:pos="1680"/>
        </w:tabs>
        <w:spacing w:line="380" w:lineRule="exact"/>
        <w:rPr>
          <w:rFonts w:asciiTheme="minorHAnsi" w:eastAsiaTheme="minorEastAsia" w:hAnsiTheme="minorHAnsi" w:cstheme="minorBidi"/>
          <w:noProof/>
          <w:sz w:val="24"/>
          <w:szCs w:val="24"/>
        </w:rPr>
      </w:pPr>
      <w:hyperlink w:anchor="_Toc6343800" w:history="1">
        <w:r w:rsidRPr="00132471">
          <w:rPr>
            <w:rStyle w:val="aa"/>
            <w:noProof/>
            <w:sz w:val="24"/>
            <w:szCs w:val="24"/>
          </w:rPr>
          <w:t>4.1.4</w:t>
        </w:r>
        <w:r w:rsidRPr="00132471">
          <w:rPr>
            <w:rFonts w:asciiTheme="minorHAnsi" w:eastAsiaTheme="minorEastAsia" w:hAnsiTheme="minorHAnsi" w:cstheme="minorBidi"/>
            <w:noProof/>
            <w:sz w:val="24"/>
            <w:szCs w:val="24"/>
          </w:rPr>
          <w:tab/>
        </w:r>
        <w:r w:rsidRPr="00132471">
          <w:rPr>
            <w:rStyle w:val="aa"/>
            <w:rFonts w:hint="eastAsia"/>
            <w:noProof/>
            <w:sz w:val="24"/>
            <w:szCs w:val="24"/>
          </w:rPr>
          <w:t>移动端获取聊天消息格式</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_Toc6343800 \h </w:instrText>
        </w:r>
        <w:r w:rsidRPr="00132471">
          <w:rPr>
            <w:noProof/>
            <w:webHidden/>
            <w:sz w:val="24"/>
            <w:szCs w:val="24"/>
          </w:rPr>
        </w:r>
        <w:r w:rsidRPr="00132471">
          <w:rPr>
            <w:noProof/>
            <w:webHidden/>
            <w:sz w:val="24"/>
            <w:szCs w:val="24"/>
          </w:rPr>
          <w:fldChar w:fldCharType="separate"/>
        </w:r>
        <w:r w:rsidRPr="00132471">
          <w:rPr>
            <w:noProof/>
            <w:webHidden/>
            <w:sz w:val="24"/>
            <w:szCs w:val="24"/>
          </w:rPr>
          <w:t>34</w:t>
        </w:r>
        <w:r w:rsidRPr="00132471">
          <w:rPr>
            <w:noProof/>
            <w:webHidden/>
            <w:sz w:val="24"/>
            <w:szCs w:val="24"/>
          </w:rPr>
          <w:fldChar w:fldCharType="end"/>
        </w:r>
      </w:hyperlink>
    </w:p>
    <w:p w:rsidR="00132471" w:rsidRPr="00132471" w:rsidRDefault="00132471" w:rsidP="003023BE">
      <w:pPr>
        <w:pStyle w:val="20"/>
        <w:tabs>
          <w:tab w:val="left" w:pos="1050"/>
        </w:tabs>
        <w:spacing w:line="380" w:lineRule="exact"/>
        <w:rPr>
          <w:rFonts w:asciiTheme="minorHAnsi" w:eastAsiaTheme="minorEastAsia" w:hAnsiTheme="minorHAnsi" w:cstheme="minorBidi"/>
          <w:noProof/>
        </w:rPr>
      </w:pPr>
      <w:hyperlink w:anchor="_Toc6343801" w:history="1">
        <w:r w:rsidRPr="00132471">
          <w:rPr>
            <w:rStyle w:val="aa"/>
            <w:noProof/>
          </w:rPr>
          <w:t>4.2</w:t>
        </w:r>
        <w:r w:rsidRPr="00132471">
          <w:rPr>
            <w:rFonts w:asciiTheme="minorHAnsi" w:eastAsiaTheme="minorEastAsia" w:hAnsiTheme="minorHAnsi" w:cstheme="minorBidi"/>
            <w:noProof/>
          </w:rPr>
          <w:tab/>
        </w:r>
        <w:r w:rsidRPr="00132471">
          <w:rPr>
            <w:rStyle w:val="aa"/>
            <w:rFonts w:hint="eastAsia"/>
            <w:noProof/>
          </w:rPr>
          <w:t>部分需求及关键业务实现</w:t>
        </w:r>
        <w:r w:rsidRPr="00132471">
          <w:rPr>
            <w:noProof/>
            <w:webHidden/>
          </w:rPr>
          <w:tab/>
        </w:r>
        <w:r w:rsidRPr="00132471">
          <w:rPr>
            <w:noProof/>
            <w:webHidden/>
          </w:rPr>
          <w:fldChar w:fldCharType="begin"/>
        </w:r>
        <w:r w:rsidRPr="00132471">
          <w:rPr>
            <w:noProof/>
            <w:webHidden/>
          </w:rPr>
          <w:instrText xml:space="preserve"> PAGEREF _Toc6343801 \h </w:instrText>
        </w:r>
        <w:r w:rsidRPr="00132471">
          <w:rPr>
            <w:noProof/>
            <w:webHidden/>
          </w:rPr>
        </w:r>
        <w:r w:rsidRPr="00132471">
          <w:rPr>
            <w:noProof/>
            <w:webHidden/>
          </w:rPr>
          <w:fldChar w:fldCharType="separate"/>
        </w:r>
        <w:r w:rsidRPr="00132471">
          <w:rPr>
            <w:noProof/>
            <w:webHidden/>
          </w:rPr>
          <w:t>35</w:t>
        </w:r>
        <w:r w:rsidRPr="00132471">
          <w:rPr>
            <w:noProof/>
            <w:webHidden/>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802" w:history="1">
        <w:r w:rsidRPr="00132471">
          <w:rPr>
            <w:rStyle w:val="aa"/>
            <w:noProof/>
            <w:sz w:val="24"/>
            <w:szCs w:val="24"/>
          </w:rPr>
          <w:t xml:space="preserve">4.2.1 </w:t>
        </w:r>
        <w:r w:rsidRPr="00132471">
          <w:rPr>
            <w:rStyle w:val="aa"/>
            <w:rFonts w:hint="eastAsia"/>
            <w:noProof/>
            <w:sz w:val="24"/>
            <w:szCs w:val="24"/>
          </w:rPr>
          <w:t>移动端登录</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_Toc6343802 \h </w:instrText>
        </w:r>
        <w:r w:rsidRPr="00132471">
          <w:rPr>
            <w:noProof/>
            <w:webHidden/>
            <w:sz w:val="24"/>
            <w:szCs w:val="24"/>
          </w:rPr>
        </w:r>
        <w:r w:rsidRPr="00132471">
          <w:rPr>
            <w:noProof/>
            <w:webHidden/>
            <w:sz w:val="24"/>
            <w:szCs w:val="24"/>
          </w:rPr>
          <w:fldChar w:fldCharType="separate"/>
        </w:r>
        <w:r w:rsidRPr="00132471">
          <w:rPr>
            <w:noProof/>
            <w:webHidden/>
            <w:sz w:val="24"/>
            <w:szCs w:val="24"/>
          </w:rPr>
          <w:t>35</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803" w:history="1">
        <w:r w:rsidRPr="00132471">
          <w:rPr>
            <w:rStyle w:val="aa"/>
            <w:noProof/>
            <w:sz w:val="24"/>
            <w:szCs w:val="24"/>
          </w:rPr>
          <w:t xml:space="preserve">4.2.2 </w:t>
        </w:r>
        <w:r w:rsidRPr="00132471">
          <w:rPr>
            <w:rStyle w:val="aa"/>
            <w:rFonts w:cs="宋体" w:hint="eastAsia"/>
            <w:noProof/>
            <w:sz w:val="24"/>
            <w:szCs w:val="24"/>
          </w:rPr>
          <w:t>校园资讯浏览</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_Toc6343803 \h </w:instrText>
        </w:r>
        <w:r w:rsidRPr="00132471">
          <w:rPr>
            <w:noProof/>
            <w:webHidden/>
            <w:sz w:val="24"/>
            <w:szCs w:val="24"/>
          </w:rPr>
        </w:r>
        <w:r w:rsidRPr="00132471">
          <w:rPr>
            <w:noProof/>
            <w:webHidden/>
            <w:sz w:val="24"/>
            <w:szCs w:val="24"/>
          </w:rPr>
          <w:fldChar w:fldCharType="separate"/>
        </w:r>
        <w:r w:rsidRPr="00132471">
          <w:rPr>
            <w:noProof/>
            <w:webHidden/>
            <w:sz w:val="24"/>
            <w:szCs w:val="24"/>
          </w:rPr>
          <w:t>37</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804" w:history="1">
        <w:r w:rsidRPr="00132471">
          <w:rPr>
            <w:rStyle w:val="aa"/>
            <w:noProof/>
            <w:sz w:val="24"/>
            <w:szCs w:val="24"/>
          </w:rPr>
          <w:t>4.2.3</w:t>
        </w:r>
        <w:r w:rsidRPr="00132471">
          <w:rPr>
            <w:rStyle w:val="aa"/>
            <w:rFonts w:cs="宋体" w:hint="eastAsia"/>
            <w:noProof/>
            <w:sz w:val="24"/>
            <w:szCs w:val="24"/>
          </w:rPr>
          <w:t>一对一即时通讯</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_Toc6343804 \h </w:instrText>
        </w:r>
        <w:r w:rsidRPr="00132471">
          <w:rPr>
            <w:noProof/>
            <w:webHidden/>
            <w:sz w:val="24"/>
            <w:szCs w:val="24"/>
          </w:rPr>
        </w:r>
        <w:r w:rsidRPr="00132471">
          <w:rPr>
            <w:noProof/>
            <w:webHidden/>
            <w:sz w:val="24"/>
            <w:szCs w:val="24"/>
          </w:rPr>
          <w:fldChar w:fldCharType="separate"/>
        </w:r>
        <w:r w:rsidRPr="00132471">
          <w:rPr>
            <w:noProof/>
            <w:webHidden/>
            <w:sz w:val="24"/>
            <w:szCs w:val="24"/>
          </w:rPr>
          <w:t>39</w:t>
        </w:r>
        <w:r w:rsidRPr="00132471">
          <w:rPr>
            <w:noProof/>
            <w:webHidden/>
            <w:sz w:val="24"/>
            <w:szCs w:val="24"/>
          </w:rPr>
          <w:fldChar w:fldCharType="end"/>
        </w:r>
      </w:hyperlink>
    </w:p>
    <w:p w:rsidR="00132471" w:rsidRPr="00132471" w:rsidRDefault="00132471" w:rsidP="003023BE">
      <w:pPr>
        <w:pStyle w:val="30"/>
        <w:spacing w:line="380" w:lineRule="exact"/>
        <w:rPr>
          <w:rFonts w:asciiTheme="minorHAnsi" w:eastAsiaTheme="minorEastAsia" w:hAnsiTheme="minorHAnsi" w:cstheme="minorBidi"/>
          <w:noProof/>
          <w:sz w:val="24"/>
          <w:szCs w:val="24"/>
        </w:rPr>
      </w:pPr>
      <w:hyperlink w:anchor="_Toc6343805" w:history="1">
        <w:r w:rsidRPr="00132471">
          <w:rPr>
            <w:rStyle w:val="aa"/>
            <w:noProof/>
            <w:sz w:val="24"/>
            <w:szCs w:val="24"/>
          </w:rPr>
          <w:t xml:space="preserve">4.2.4 </w:t>
        </w:r>
        <w:r w:rsidRPr="00132471">
          <w:rPr>
            <w:rStyle w:val="aa"/>
            <w:rFonts w:cs="宋体" w:hint="eastAsia"/>
            <w:noProof/>
            <w:sz w:val="24"/>
            <w:szCs w:val="24"/>
          </w:rPr>
          <w:t>即时通讯集群</w:t>
        </w:r>
        <w:r w:rsidRPr="00132471">
          <w:rPr>
            <w:noProof/>
            <w:webHidden/>
            <w:sz w:val="24"/>
            <w:szCs w:val="24"/>
          </w:rPr>
          <w:tab/>
        </w:r>
        <w:r w:rsidRPr="00132471">
          <w:rPr>
            <w:noProof/>
            <w:webHidden/>
            <w:sz w:val="24"/>
            <w:szCs w:val="24"/>
          </w:rPr>
          <w:fldChar w:fldCharType="begin"/>
        </w:r>
        <w:r w:rsidRPr="00132471">
          <w:rPr>
            <w:noProof/>
            <w:webHidden/>
            <w:sz w:val="24"/>
            <w:szCs w:val="24"/>
          </w:rPr>
          <w:instrText xml:space="preserve"> PAGEREF _Toc6343805 \h </w:instrText>
        </w:r>
        <w:r w:rsidRPr="00132471">
          <w:rPr>
            <w:noProof/>
            <w:webHidden/>
            <w:sz w:val="24"/>
            <w:szCs w:val="24"/>
          </w:rPr>
        </w:r>
        <w:r w:rsidRPr="00132471">
          <w:rPr>
            <w:noProof/>
            <w:webHidden/>
            <w:sz w:val="24"/>
            <w:szCs w:val="24"/>
          </w:rPr>
          <w:fldChar w:fldCharType="separate"/>
        </w:r>
        <w:r w:rsidRPr="00132471">
          <w:rPr>
            <w:noProof/>
            <w:webHidden/>
            <w:sz w:val="24"/>
            <w:szCs w:val="24"/>
          </w:rPr>
          <w:t>41</w:t>
        </w:r>
        <w:r w:rsidRPr="00132471">
          <w:rPr>
            <w:noProof/>
            <w:webHidden/>
            <w:sz w:val="24"/>
            <w:szCs w:val="24"/>
          </w:rPr>
          <w:fldChar w:fldCharType="end"/>
        </w:r>
      </w:hyperlink>
    </w:p>
    <w:p w:rsidR="00132471" w:rsidRPr="00132471" w:rsidRDefault="00132471"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6" w:history="1">
        <w:r w:rsidRPr="00132471">
          <w:rPr>
            <w:rStyle w:val="aa"/>
            <w:rFonts w:cs="宋体"/>
            <w:noProof/>
          </w:rPr>
          <w:t>5</w:t>
        </w:r>
        <w:r w:rsidRPr="00132471">
          <w:rPr>
            <w:rFonts w:asciiTheme="minorHAnsi" w:eastAsiaTheme="minorEastAsia" w:hAnsiTheme="minorHAnsi" w:cstheme="minorBidi"/>
            <w:b w:val="0"/>
            <w:bCs w:val="0"/>
            <w:noProof/>
          </w:rPr>
          <w:tab/>
        </w:r>
        <w:r w:rsidRPr="00132471">
          <w:rPr>
            <w:rStyle w:val="aa"/>
            <w:rFonts w:cs="宋体" w:hint="eastAsia"/>
            <w:noProof/>
          </w:rPr>
          <w:t>问题总结与分析</w:t>
        </w:r>
        <w:r w:rsidRPr="00132471">
          <w:rPr>
            <w:noProof/>
            <w:webHidden/>
          </w:rPr>
          <w:tab/>
        </w:r>
        <w:r w:rsidRPr="00132471">
          <w:rPr>
            <w:noProof/>
            <w:webHidden/>
          </w:rPr>
          <w:fldChar w:fldCharType="begin"/>
        </w:r>
        <w:r w:rsidRPr="00132471">
          <w:rPr>
            <w:noProof/>
            <w:webHidden/>
          </w:rPr>
          <w:instrText xml:space="preserve"> PAGEREF _Toc6343806 \h </w:instrText>
        </w:r>
        <w:r w:rsidRPr="00132471">
          <w:rPr>
            <w:noProof/>
            <w:webHidden/>
          </w:rPr>
        </w:r>
        <w:r w:rsidRPr="00132471">
          <w:rPr>
            <w:noProof/>
            <w:webHidden/>
          </w:rPr>
          <w:fldChar w:fldCharType="separate"/>
        </w:r>
        <w:r w:rsidRPr="00132471">
          <w:rPr>
            <w:noProof/>
            <w:webHidden/>
          </w:rPr>
          <w:t>42</w:t>
        </w:r>
        <w:r w:rsidRPr="00132471">
          <w:rPr>
            <w:noProof/>
            <w:webHidden/>
          </w:rPr>
          <w:fldChar w:fldCharType="end"/>
        </w:r>
      </w:hyperlink>
    </w:p>
    <w:p w:rsidR="00132471" w:rsidRPr="00132471" w:rsidRDefault="00132471" w:rsidP="003023BE">
      <w:pPr>
        <w:pStyle w:val="10"/>
        <w:tabs>
          <w:tab w:val="left" w:pos="420"/>
        </w:tabs>
        <w:spacing w:before="62" w:line="380" w:lineRule="exact"/>
        <w:rPr>
          <w:rFonts w:asciiTheme="minorHAnsi" w:eastAsiaTheme="minorEastAsia" w:hAnsiTheme="minorHAnsi" w:cstheme="minorBidi"/>
          <w:b w:val="0"/>
          <w:bCs w:val="0"/>
          <w:noProof/>
        </w:rPr>
      </w:pPr>
      <w:hyperlink w:anchor="_Toc6343807" w:history="1">
        <w:r w:rsidRPr="00132471">
          <w:rPr>
            <w:rStyle w:val="aa"/>
            <w:rFonts w:cs="宋体"/>
            <w:noProof/>
          </w:rPr>
          <w:t>6</w:t>
        </w:r>
        <w:r w:rsidRPr="00132471">
          <w:rPr>
            <w:rFonts w:asciiTheme="minorHAnsi" w:eastAsiaTheme="minorEastAsia" w:hAnsiTheme="minorHAnsi" w:cstheme="minorBidi"/>
            <w:b w:val="0"/>
            <w:bCs w:val="0"/>
            <w:noProof/>
          </w:rPr>
          <w:tab/>
        </w:r>
        <w:r w:rsidRPr="00132471">
          <w:rPr>
            <w:rStyle w:val="aa"/>
            <w:rFonts w:cs="宋体" w:hint="eastAsia"/>
            <w:noProof/>
          </w:rPr>
          <w:t>结论</w:t>
        </w:r>
        <w:r w:rsidRPr="00132471">
          <w:rPr>
            <w:noProof/>
            <w:webHidden/>
          </w:rPr>
          <w:tab/>
        </w:r>
        <w:r w:rsidRPr="00132471">
          <w:rPr>
            <w:noProof/>
            <w:webHidden/>
          </w:rPr>
          <w:fldChar w:fldCharType="begin"/>
        </w:r>
        <w:r w:rsidRPr="00132471">
          <w:rPr>
            <w:noProof/>
            <w:webHidden/>
          </w:rPr>
          <w:instrText xml:space="preserve"> PAGEREF _Toc6343807 \h </w:instrText>
        </w:r>
        <w:r w:rsidRPr="00132471">
          <w:rPr>
            <w:noProof/>
            <w:webHidden/>
          </w:rPr>
        </w:r>
        <w:r w:rsidRPr="00132471">
          <w:rPr>
            <w:noProof/>
            <w:webHidden/>
          </w:rPr>
          <w:fldChar w:fldCharType="separate"/>
        </w:r>
        <w:r w:rsidRPr="00132471">
          <w:rPr>
            <w:noProof/>
            <w:webHidden/>
          </w:rPr>
          <w:t>45</w:t>
        </w:r>
        <w:r w:rsidRPr="00132471">
          <w:rPr>
            <w:noProof/>
            <w:webHidden/>
          </w:rPr>
          <w:fldChar w:fldCharType="end"/>
        </w:r>
      </w:hyperlink>
      <w:bookmarkStart w:id="1" w:name="_GoBack"/>
      <w:bookmarkEnd w:id="1"/>
    </w:p>
    <w:p w:rsidR="000D534D" w:rsidRDefault="00261E4B" w:rsidP="00C44E40">
      <w:pPr>
        <w:widowControl/>
        <w:spacing w:line="400" w:lineRule="atLeast"/>
        <w:jc w:val="center"/>
        <w:rPr>
          <w:rStyle w:val="af1"/>
        </w:rPr>
      </w:pPr>
      <w:r>
        <w:fldChar w:fldCharType="end"/>
      </w:r>
    </w:p>
    <w:p w:rsidR="000D534D" w:rsidRDefault="000D534D">
      <w:pPr>
        <w:rPr>
          <w:rFonts w:cs="Times New Roman"/>
        </w:rPr>
        <w:sectPr w:rsidR="000D534D">
          <w:pgSz w:w="11906" w:h="16838"/>
          <w:pgMar w:top="1418" w:right="1418" w:bottom="1418" w:left="1418" w:header="851" w:footer="851" w:gutter="284"/>
          <w:pgNumType w:fmt="upperRoman" w:start="1"/>
          <w:cols w:space="425"/>
          <w:docGrid w:type="linesAndChars" w:linePitch="312"/>
        </w:sectPr>
      </w:pPr>
    </w:p>
    <w:p w:rsidR="000D534D" w:rsidRDefault="00261E4B">
      <w:pPr>
        <w:spacing w:beforeLines="150" w:before="468" w:afterLines="100" w:after="312" w:line="400" w:lineRule="exact"/>
        <w:jc w:val="center"/>
        <w:rPr>
          <w:rFonts w:ascii="Times New Roman" w:hAnsi="Times New Roman" w:cs="Times New Roman"/>
          <w:b/>
          <w:bCs/>
          <w:sz w:val="36"/>
          <w:szCs w:val="36"/>
        </w:rPr>
      </w:pPr>
      <w:r>
        <w:rPr>
          <w:rFonts w:ascii="Times New Roman" w:hAnsi="Times New Roman" w:cs="宋体" w:hint="eastAsia"/>
          <w:b/>
          <w:bCs/>
          <w:sz w:val="36"/>
          <w:szCs w:val="36"/>
        </w:rPr>
        <w:lastRenderedPageBreak/>
        <w:t>校园发布助手的设计与开发</w:t>
      </w:r>
    </w:p>
    <w:p w:rsidR="000D534D" w:rsidRDefault="00261E4B">
      <w:pPr>
        <w:jc w:val="center"/>
        <w:rPr>
          <w:rFonts w:ascii="Times New Roman" w:cs="Times New Roman"/>
        </w:rPr>
      </w:pPr>
      <w:r>
        <w:rPr>
          <w:rFonts w:ascii="Times New Roman" w:cs="宋体" w:hint="eastAsia"/>
        </w:rPr>
        <w:t>作者　李田</w:t>
      </w:r>
      <w:proofErr w:type="gramStart"/>
      <w:r>
        <w:rPr>
          <w:rFonts w:ascii="Times New Roman" w:cs="宋体" w:hint="eastAsia"/>
        </w:rPr>
        <w:t xml:space="preserve">锋　　</w:t>
      </w:r>
      <w:proofErr w:type="gramEnd"/>
      <w:r>
        <w:rPr>
          <w:rFonts w:ascii="Times New Roman" w:cs="宋体" w:hint="eastAsia"/>
          <w:color w:val="0000CC"/>
        </w:rPr>
        <w:t>指导导师</w:t>
      </w:r>
      <w:r>
        <w:rPr>
          <w:rFonts w:ascii="Times New Roman" w:cs="宋体" w:hint="eastAsia"/>
          <w:color w:val="0000CC"/>
        </w:rPr>
        <w:t xml:space="preserve"> </w:t>
      </w:r>
      <w:r w:rsidR="00132471">
        <w:rPr>
          <w:rFonts w:ascii="Times New Roman" w:cs="宋体" w:hint="eastAsia"/>
          <w:color w:val="0000CC"/>
        </w:rPr>
        <w:t>杨海波</w:t>
      </w:r>
      <w:commentRangeStart w:id="2"/>
      <w:r>
        <w:rPr>
          <w:rFonts w:ascii="Times New Roman" w:cs="宋体" w:hint="eastAsia"/>
          <w:color w:val="0000CC"/>
        </w:rPr>
        <w:t xml:space="preserve"> </w:t>
      </w:r>
      <w:r>
        <w:rPr>
          <w:rFonts w:ascii="Times New Roman" w:cs="宋体" w:hint="eastAsia"/>
          <w:color w:val="0000CC"/>
        </w:rPr>
        <w:t>杨俊杰</w:t>
      </w:r>
      <w:commentRangeEnd w:id="2"/>
      <w:r>
        <w:rPr>
          <w:rStyle w:val="ab"/>
        </w:rPr>
        <w:commentReference w:id="2"/>
      </w:r>
    </w:p>
    <w:p w:rsidR="000D534D" w:rsidRDefault="00261E4B">
      <w:pPr>
        <w:spacing w:afterLines="100" w:after="312"/>
        <w:jc w:val="center"/>
        <w:rPr>
          <w:rFonts w:ascii="Times New Roman" w:hAnsi="Times New Roman" w:cs="Times New Roman"/>
        </w:rPr>
      </w:pPr>
      <w:r>
        <w:rPr>
          <w:rFonts w:ascii="Times New Roman" w:cs="Times New Roman"/>
        </w:rPr>
        <w:t>(</w:t>
      </w:r>
      <w:r>
        <w:rPr>
          <w:rFonts w:ascii="Times New Roman" w:cs="宋体" w:hint="eastAsia"/>
        </w:rPr>
        <w:t>岭南师范学院信息工程学院，湛江</w:t>
      </w:r>
      <w:r>
        <w:rPr>
          <w:rFonts w:ascii="Times New Roman" w:hAnsi="Times New Roman" w:cs="Times New Roman"/>
        </w:rPr>
        <w:t xml:space="preserve"> 524048)</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摘　要：</w:t>
      </w:r>
      <w:r>
        <w:rPr>
          <w:rFonts w:ascii="Times New Roman" w:eastAsia="仿宋_GB2312" w:hAnsi="Times New Roman" w:cs="仿宋_GB2312" w:hint="eastAsia"/>
        </w:rPr>
        <w:t>本系统旨在提高校内消息传达的质量和效率以及提高校内各大学生群体的沟通和办事效率，便于学生群体的交流。系统采用</w:t>
      </w:r>
      <w:r>
        <w:rPr>
          <w:rFonts w:ascii="Times New Roman" w:eastAsia="仿宋_GB2312" w:hAnsi="Times New Roman" w:cs="仿宋_GB2312" w:hint="eastAsia"/>
        </w:rPr>
        <w:t>B/S</w:t>
      </w:r>
      <w:r>
        <w:rPr>
          <w:rFonts w:ascii="Times New Roman" w:eastAsia="仿宋_GB2312" w:hAnsi="Times New Roman" w:cs="仿宋_GB2312" w:hint="eastAsia"/>
        </w:rPr>
        <w:t>结构，前端基于前端工程化的概念，运用</w:t>
      </w:r>
      <w:proofErr w:type="spellStart"/>
      <w:r>
        <w:rPr>
          <w:rFonts w:ascii="Times New Roman" w:eastAsia="仿宋_GB2312" w:hAnsi="Times New Roman" w:cs="仿宋_GB2312" w:hint="eastAsia"/>
        </w:rPr>
        <w:t>nodejs</w:t>
      </w:r>
      <w:proofErr w:type="spellEnd"/>
      <w:r>
        <w:rPr>
          <w:rFonts w:ascii="Times New Roman" w:eastAsia="仿宋_GB2312" w:hAnsi="Times New Roman" w:cs="仿宋_GB2312" w:hint="eastAsia"/>
        </w:rPr>
        <w:t>、</w:t>
      </w:r>
      <w:proofErr w:type="spellStart"/>
      <w:r>
        <w:rPr>
          <w:rFonts w:ascii="Times New Roman" w:eastAsia="仿宋_GB2312" w:hAnsi="Times New Roman" w:cs="仿宋_GB2312" w:hint="eastAsia"/>
        </w:rPr>
        <w:t>npm</w:t>
      </w:r>
      <w:proofErr w:type="spellEnd"/>
      <w:r>
        <w:rPr>
          <w:rFonts w:ascii="Times New Roman" w:eastAsia="仿宋_GB2312" w:hAnsi="Times New Roman" w:cs="仿宋_GB2312" w:hint="eastAsia"/>
        </w:rPr>
        <w:t>、</w:t>
      </w:r>
      <w:proofErr w:type="spellStart"/>
      <w:r>
        <w:rPr>
          <w:rFonts w:ascii="Times New Roman" w:eastAsia="仿宋_GB2312" w:hAnsi="Times New Roman" w:cs="仿宋_GB2312" w:hint="eastAsia"/>
        </w:rPr>
        <w:t>nerv</w:t>
      </w:r>
      <w:proofErr w:type="spellEnd"/>
      <w:r>
        <w:rPr>
          <w:rFonts w:ascii="Times New Roman" w:eastAsia="仿宋_GB2312" w:hAnsi="Times New Roman" w:cs="仿宋_GB2312" w:hint="eastAsia"/>
        </w:rPr>
        <w:t>等工具或框架辅助前端开发；后台则基于</w:t>
      </w:r>
      <w:r>
        <w:rPr>
          <w:rFonts w:ascii="Times New Roman" w:eastAsia="仿宋_GB2312" w:hAnsi="Times New Roman" w:cs="仿宋_GB2312" w:hint="eastAsia"/>
        </w:rPr>
        <w:t>Java</w:t>
      </w:r>
      <w:r>
        <w:rPr>
          <w:rFonts w:ascii="Times New Roman" w:eastAsia="仿宋_GB2312" w:hAnsi="Times New Roman" w:cs="仿宋_GB2312" w:hint="eastAsia"/>
        </w:rPr>
        <w:t>语言，运用</w:t>
      </w:r>
      <w:r>
        <w:rPr>
          <w:rFonts w:ascii="Times New Roman" w:eastAsia="仿宋_GB2312" w:hAnsi="Times New Roman" w:cs="仿宋_GB2312" w:hint="eastAsia"/>
        </w:rPr>
        <w:t>Spring boot</w:t>
      </w:r>
      <w:r>
        <w:rPr>
          <w:rFonts w:ascii="Times New Roman" w:eastAsia="仿宋_GB2312" w:hAnsi="Times New Roman" w:cs="仿宋_GB2312" w:hint="eastAsia"/>
        </w:rPr>
        <w:t>、</w:t>
      </w:r>
      <w:r>
        <w:rPr>
          <w:rFonts w:ascii="Times New Roman" w:eastAsia="仿宋_GB2312" w:hAnsi="Times New Roman" w:cs="仿宋_GB2312" w:hint="eastAsia"/>
        </w:rPr>
        <w:t>T-</w:t>
      </w:r>
      <w:proofErr w:type="spellStart"/>
      <w:r>
        <w:rPr>
          <w:rFonts w:ascii="Times New Roman" w:eastAsia="仿宋_GB2312" w:hAnsi="Times New Roman" w:cs="仿宋_GB2312" w:hint="eastAsia"/>
        </w:rPr>
        <w:t>io</w:t>
      </w:r>
      <w:proofErr w:type="spellEnd"/>
      <w:r>
        <w:rPr>
          <w:rFonts w:ascii="Times New Roman" w:eastAsia="仿宋_GB2312" w:hAnsi="Times New Roman" w:cs="仿宋_GB2312" w:hint="eastAsia"/>
        </w:rPr>
        <w:t>、</w:t>
      </w:r>
      <w:proofErr w:type="spellStart"/>
      <w:r>
        <w:rPr>
          <w:rFonts w:ascii="Times New Roman" w:eastAsia="仿宋_GB2312" w:hAnsi="Times New Roman" w:cs="仿宋_GB2312" w:hint="eastAsia"/>
        </w:rPr>
        <w:t>Mybatis</w:t>
      </w:r>
      <w:proofErr w:type="spellEnd"/>
      <w:r>
        <w:rPr>
          <w:rFonts w:ascii="Times New Roman" w:eastAsia="仿宋_GB2312" w:hAnsi="Times New Roman" w:cs="仿宋_GB2312" w:hint="eastAsia"/>
        </w:rPr>
        <w:t>等框架，依赖于</w:t>
      </w:r>
      <w:r>
        <w:rPr>
          <w:rFonts w:ascii="Times New Roman" w:eastAsia="仿宋_GB2312" w:hAnsi="Times New Roman" w:cs="仿宋_GB2312" w:hint="eastAsia"/>
        </w:rPr>
        <w:t>SPI</w:t>
      </w:r>
      <w:r>
        <w:rPr>
          <w:rFonts w:ascii="Times New Roman" w:eastAsia="仿宋_GB2312" w:hAnsi="Times New Roman" w:cs="仿宋_GB2312" w:hint="eastAsia"/>
        </w:rPr>
        <w:t>机制实现服务发现。持久化及优化方面则采用了</w:t>
      </w:r>
      <w:proofErr w:type="spellStart"/>
      <w:r>
        <w:rPr>
          <w:rFonts w:ascii="Times New Roman" w:eastAsia="仿宋_GB2312" w:hAnsi="Times New Roman" w:cs="仿宋_GB2312" w:hint="eastAsia"/>
        </w:rPr>
        <w:t>Mysql</w:t>
      </w:r>
      <w:proofErr w:type="spellEnd"/>
      <w:r>
        <w:rPr>
          <w:rFonts w:ascii="Times New Roman" w:eastAsia="仿宋_GB2312" w:hAnsi="Times New Roman" w:cs="仿宋_GB2312" w:hint="eastAsia"/>
        </w:rPr>
        <w:t>和</w:t>
      </w:r>
      <w:proofErr w:type="spellStart"/>
      <w:r>
        <w:rPr>
          <w:rFonts w:ascii="Times New Roman" w:eastAsia="仿宋_GB2312" w:hAnsi="Times New Roman" w:cs="仿宋_GB2312" w:hint="eastAsia"/>
        </w:rPr>
        <w:t>Redis</w:t>
      </w:r>
      <w:proofErr w:type="spellEnd"/>
      <w:r>
        <w:rPr>
          <w:rFonts w:ascii="Times New Roman" w:eastAsia="仿宋_GB2312" w:hAnsi="Times New Roman" w:cs="仿宋_GB2312" w:hint="eastAsia"/>
        </w:rPr>
        <w:t>进行信息的存储。系统提供了校园活动浏览和发布、校园活动</w:t>
      </w:r>
      <w:r>
        <w:rPr>
          <w:rFonts w:ascii="Times New Roman" w:eastAsia="仿宋_GB2312" w:hAnsi="Times New Roman" w:cs="仿宋_GB2312" w:hint="eastAsia"/>
        </w:rPr>
        <w:t>FAQ</w:t>
      </w:r>
      <w:r>
        <w:rPr>
          <w:rFonts w:ascii="Times New Roman" w:eastAsia="仿宋_GB2312" w:hAnsi="Times New Roman" w:cs="仿宋_GB2312" w:hint="eastAsia"/>
        </w:rPr>
        <w:t>、消息收藏、机构信息管理、个人与个人，机构内标注消息阅读状态的即时通讯等功能，原生支持即时通讯服务器、文件服务器的集群部署。系统志在时校园消息更广泛的渗透到校园的各个领域，为校内各大师生提供一个统一可靠的信息交流平台。</w:t>
      </w:r>
    </w:p>
    <w:p w:rsidR="000D534D" w:rsidRDefault="00261E4B" w:rsidP="00261E4B">
      <w:pPr>
        <w:spacing w:line="312" w:lineRule="auto"/>
        <w:ind w:firstLineChars="200" w:firstLine="422"/>
        <w:rPr>
          <w:rFonts w:ascii="Times New Roman" w:eastAsia="仿宋_GB2312" w:hAnsi="Times New Roman" w:cs="Times New Roman"/>
        </w:rPr>
      </w:pPr>
      <w:r>
        <w:rPr>
          <w:rFonts w:ascii="Times New Roman" w:eastAsia="仿宋_GB2312" w:hAnsi="Times New Roman" w:cs="仿宋_GB2312" w:hint="eastAsia"/>
          <w:b/>
          <w:bCs/>
        </w:rPr>
        <w:t>关键词：</w:t>
      </w:r>
      <w:r>
        <w:rPr>
          <w:rFonts w:ascii="Times New Roman" w:eastAsia="仿宋_GB2312" w:hAnsi="Times New Roman" w:cs="仿宋_GB2312" w:hint="eastAsia"/>
        </w:rPr>
        <w:t>校园；消息发布；即时通讯；集群；</w:t>
      </w:r>
      <w:r>
        <w:rPr>
          <w:rFonts w:ascii="Times New Roman" w:eastAsia="仿宋_GB2312" w:hAnsi="Times New Roman" w:cs="仿宋_GB2312" w:hint="eastAsia"/>
        </w:rPr>
        <w:t>Java</w:t>
      </w:r>
      <w:r>
        <w:rPr>
          <w:rFonts w:ascii="Times New Roman" w:eastAsia="仿宋_GB2312" w:hAnsi="Times New Roman" w:cs="仿宋_GB2312" w:hint="eastAsia"/>
        </w:rPr>
        <w:t>；</w:t>
      </w:r>
      <w:proofErr w:type="spellStart"/>
      <w:r>
        <w:rPr>
          <w:rFonts w:ascii="Times New Roman" w:eastAsia="仿宋_GB2312" w:hAnsi="Times New Roman" w:cs="仿宋_GB2312" w:hint="eastAsia"/>
        </w:rPr>
        <w:t>Redis</w:t>
      </w:r>
      <w:proofErr w:type="spellEnd"/>
      <w:r>
        <w:rPr>
          <w:rFonts w:ascii="Times New Roman" w:eastAsia="仿宋_GB2312" w:hAnsi="Times New Roman" w:cs="仿宋_GB2312" w:hint="eastAsia"/>
        </w:rPr>
        <w:t>；</w:t>
      </w:r>
    </w:p>
    <w:p w:rsidR="000D534D" w:rsidRDefault="00261E4B">
      <w:pPr>
        <w:spacing w:beforeLines="100" w:before="312" w:afterLines="50" w:after="156" w:line="400" w:lineRule="exact"/>
        <w:jc w:val="center"/>
        <w:rPr>
          <w:rFonts w:ascii="Times New Roman" w:hAnsi="Times New Roman" w:cs="Times New Roman"/>
          <w:b/>
          <w:bCs/>
          <w:sz w:val="30"/>
          <w:szCs w:val="30"/>
        </w:rPr>
      </w:pPr>
      <w:r>
        <w:rPr>
          <w:rFonts w:ascii="Times New Roman" w:hAnsi="Times New Roman" w:cs="Times New Roman"/>
          <w:b/>
          <w:bCs/>
          <w:sz w:val="30"/>
          <w:szCs w:val="30"/>
        </w:rPr>
        <w:t>Design and Development of a Residential Property Management System</w:t>
      </w:r>
      <w:r>
        <w:rPr>
          <w:rFonts w:ascii="Times New Roman" w:hAnsi="Times New Roman" w:cs="Times New Roman" w:hint="eastAsia"/>
          <w:b/>
          <w:bCs/>
          <w:sz w:val="30"/>
          <w:szCs w:val="30"/>
        </w:rPr>
        <w:tab/>
      </w:r>
    </w:p>
    <w:p w:rsidR="000D534D" w:rsidRDefault="000D534D">
      <w:pPr>
        <w:jc w:val="center"/>
        <w:rPr>
          <w:rFonts w:ascii="Times New Roman" w:hAnsi="Times New Roman" w:cs="Times New Roman"/>
          <w:sz w:val="24"/>
          <w:szCs w:val="24"/>
        </w:rPr>
      </w:pPr>
    </w:p>
    <w:p w:rsidR="000D534D" w:rsidRDefault="00261E4B">
      <w:pPr>
        <w:jc w:val="center"/>
        <w:rPr>
          <w:rFonts w:ascii="Times New Roman" w:hAnsi="Times New Roman" w:cs="Times New Roman"/>
        </w:rPr>
      </w:pPr>
      <w:r>
        <w:rPr>
          <w:rFonts w:ascii="Times New Roman" w:hAnsi="Times New Roman" w:cs="Times New Roman" w:hint="eastAsia"/>
        </w:rPr>
        <w:t>LI</w:t>
      </w:r>
      <w:r>
        <w:rPr>
          <w:rFonts w:ascii="Times New Roman" w:hAnsi="Times New Roman" w:cs="Times New Roman"/>
        </w:rPr>
        <w:t xml:space="preserve"> </w:t>
      </w:r>
      <w:proofErr w:type="spellStart"/>
      <w:r>
        <w:rPr>
          <w:rFonts w:ascii="Times New Roman" w:hAnsi="Times New Roman" w:cs="Times New Roman" w:hint="eastAsia"/>
        </w:rPr>
        <w:t>Tianfeng</w:t>
      </w:r>
      <w:proofErr w:type="spellEnd"/>
      <w:r>
        <w:rPr>
          <w:rFonts w:ascii="Times New Roman" w:hAnsi="Times New Roman" w:cs="Times New Roman" w:hint="eastAsia"/>
        </w:rPr>
        <w:tab/>
      </w:r>
    </w:p>
    <w:p w:rsidR="000D534D" w:rsidRDefault="00261E4B">
      <w:pPr>
        <w:jc w:val="center"/>
        <w:rPr>
          <w:rFonts w:ascii="Times New Roman" w:hAnsi="Times New Roman" w:cs="Times New Roman"/>
        </w:rPr>
      </w:pPr>
      <w:r>
        <w:rPr>
          <w:rFonts w:ascii="Times New Roman" w:hAnsi="Times New Roman" w:cs="Times New Roman"/>
        </w:rPr>
        <w:t xml:space="preserve">School of Information Engineering, </w:t>
      </w:r>
      <w:proofErr w:type="spellStart"/>
      <w:r>
        <w:rPr>
          <w:rFonts w:ascii="Times New Roman" w:hAnsi="Times New Roman" w:cs="Times New Roman"/>
        </w:rPr>
        <w:t>Lingnan</w:t>
      </w:r>
      <w:proofErr w:type="spellEnd"/>
      <w:r>
        <w:rPr>
          <w:rFonts w:ascii="Times New Roman" w:hAnsi="Times New Roman" w:cs="Times New Roman"/>
        </w:rPr>
        <w:t xml:space="preserve"> Normal University, </w:t>
      </w:r>
      <w:proofErr w:type="spellStart"/>
      <w:r>
        <w:rPr>
          <w:rFonts w:ascii="Times New Roman" w:hAnsi="Times New Roman" w:cs="Times New Roman"/>
        </w:rPr>
        <w:t>ZhanJiang</w:t>
      </w:r>
      <w:proofErr w:type="spellEnd"/>
      <w:r>
        <w:rPr>
          <w:rFonts w:ascii="Times New Roman" w:hAnsi="Times New Roman" w:cs="Times New Roman"/>
        </w:rPr>
        <w:t>, 524048 China</w:t>
      </w:r>
    </w:p>
    <w:p w:rsidR="000D534D" w:rsidRDefault="000D534D">
      <w:pPr>
        <w:rPr>
          <w:rFonts w:ascii="Times New Roman" w:hAnsi="Times New Roman" w:cs="Times New Roman"/>
          <w:sz w:val="24"/>
          <w:szCs w:val="24"/>
        </w:rPr>
      </w:pPr>
    </w:p>
    <w:p w:rsidR="000D534D" w:rsidRDefault="00261E4B" w:rsidP="00261E4B">
      <w:pPr>
        <w:spacing w:line="288" w:lineRule="auto"/>
        <w:ind w:firstLineChars="200" w:firstLine="482"/>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purpose of this system is to improve the quality and efficiency of intramural information transmission, as well as the communication and work efficiency of College students, so as to facilitate the exchange of students. The system adopts B/S structure, and the front-end is based on the concept of front-end engineering, using </w:t>
      </w:r>
      <w:proofErr w:type="spellStart"/>
      <w:r>
        <w:rPr>
          <w:rFonts w:ascii="Times New Roman" w:hAnsi="Times New Roman" w:cs="Times New Roman" w:hint="eastAsia"/>
          <w:sz w:val="24"/>
          <w:szCs w:val="24"/>
        </w:rPr>
        <w:t>Nodejs</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Npm</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Nerv</w:t>
      </w:r>
      <w:proofErr w:type="spellEnd"/>
      <w:r>
        <w:rPr>
          <w:rFonts w:ascii="Times New Roman" w:hAnsi="Times New Roman" w:cs="Times New Roman" w:hint="eastAsia"/>
          <w:sz w:val="24"/>
          <w:szCs w:val="24"/>
        </w:rPr>
        <w:t xml:space="preserve"> and other tools or frameworks to assist the front-end development; the back-end is based on Java language, using Spring boot, 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Mybatis</w:t>
      </w:r>
      <w:proofErr w:type="spellEnd"/>
      <w:r>
        <w:rPr>
          <w:rFonts w:ascii="Times New Roman" w:hAnsi="Times New Roman" w:cs="Times New Roman" w:hint="eastAsia"/>
          <w:sz w:val="24"/>
          <w:szCs w:val="24"/>
        </w:rPr>
        <w:t xml:space="preserve"> and other frameworks, relying on SPI mechanism to achieve service discovery. </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 xml:space="preserve"> are used for information storage in persistence and optimization. The system provides the functions of browsing and publishing campus activities, FAQ campus activities, message collection, organization information management, instant messaging from person to organization, with message marked with reading status during the exchange. It supports the cluster deployment of instant messaging servers and file servers. The system aims to provide a unified and reliable information exchange platform for teachers and students.</w:t>
      </w:r>
    </w:p>
    <w:p w:rsidR="000D534D" w:rsidRDefault="00261E4B" w:rsidP="00261E4B">
      <w:pPr>
        <w:spacing w:line="312" w:lineRule="auto"/>
        <w:ind w:firstLineChars="200" w:firstLine="482"/>
        <w:rPr>
          <w:rStyle w:val="af1"/>
        </w:rPr>
      </w:pPr>
      <w:r>
        <w:rPr>
          <w:rFonts w:ascii="Times New Roman" w:hAnsi="Times New Roman" w:cs="Times New Roman"/>
          <w:b/>
          <w:bCs/>
          <w:sz w:val="24"/>
          <w:szCs w:val="24"/>
        </w:rPr>
        <w:t>Key words:</w:t>
      </w:r>
      <w:r>
        <w:rPr>
          <w:rFonts w:ascii="Times New Roman" w:hAnsi="Times New Roman" w:cs="Times New Roman"/>
          <w:sz w:val="24"/>
          <w:szCs w:val="24"/>
        </w:rPr>
        <w:t xml:space="preserve"> </w:t>
      </w:r>
      <w:r>
        <w:rPr>
          <w:rFonts w:ascii="Times New Roman" w:hAnsi="Times New Roman" w:cs="Times New Roman" w:hint="eastAsia"/>
        </w:rPr>
        <w:t>Campus</w:t>
      </w:r>
      <w:r>
        <w:rPr>
          <w:rFonts w:ascii="Times New Roman" w:hAnsi="Times New Roman" w:cs="Times New Roman"/>
        </w:rPr>
        <w:t xml:space="preserve">; </w:t>
      </w:r>
      <w:r>
        <w:rPr>
          <w:rFonts w:ascii="Times New Roman" w:hAnsi="Times New Roman" w:cs="Times New Roman" w:hint="eastAsia"/>
        </w:rPr>
        <w:t xml:space="preserve">Message </w:t>
      </w:r>
      <w:proofErr w:type="spellStart"/>
      <w:r>
        <w:rPr>
          <w:rFonts w:ascii="Times New Roman" w:hAnsi="Times New Roman" w:cs="Times New Roman" w:hint="eastAsia"/>
        </w:rPr>
        <w:t>publishment</w:t>
      </w:r>
      <w:proofErr w:type="spellEnd"/>
      <w:r>
        <w:rPr>
          <w:rFonts w:ascii="Times New Roman" w:hAnsi="Times New Roman" w:cs="Times New Roman"/>
        </w:rPr>
        <w:t xml:space="preserve">; </w:t>
      </w:r>
      <w:r>
        <w:rPr>
          <w:rFonts w:ascii="Times New Roman" w:hAnsi="Times New Roman" w:cs="Times New Roman" w:hint="eastAsia"/>
        </w:rPr>
        <w:t xml:space="preserve">Instant messaging; Cluster deployment; Java; </w:t>
      </w:r>
      <w:proofErr w:type="spellStart"/>
      <w:r>
        <w:rPr>
          <w:rFonts w:ascii="Times New Roman" w:hAnsi="Times New Roman" w:cs="Times New Roman" w:hint="eastAsia"/>
        </w:rPr>
        <w:t>Redis</w:t>
      </w:r>
      <w:proofErr w:type="spellEnd"/>
      <w:r>
        <w:rPr>
          <w:rFonts w:ascii="Times New Roman" w:hAnsi="Times New Roman" w:cs="Times New Roman" w:hint="eastAsia"/>
          <w:sz w:val="24"/>
          <w:szCs w:val="24"/>
        </w:rPr>
        <w:t xml:space="preserve"> </w:t>
      </w:r>
    </w:p>
    <w:p w:rsidR="000D534D" w:rsidRDefault="00261E4B">
      <w:pPr>
        <w:pStyle w:val="1"/>
        <w:spacing w:before="156" w:after="156"/>
      </w:pPr>
      <w:bookmarkStart w:id="3" w:name="_Toc472010672"/>
      <w:bookmarkStart w:id="4" w:name="_Toc6343756"/>
      <w:commentRangeStart w:id="5"/>
      <w:r>
        <w:lastRenderedPageBreak/>
        <w:t xml:space="preserve">1  </w:t>
      </w:r>
      <w:r>
        <w:rPr>
          <w:rFonts w:cs="宋体" w:hint="eastAsia"/>
        </w:rPr>
        <w:t>前言</w:t>
      </w:r>
      <w:bookmarkEnd w:id="3"/>
      <w:commentRangeEnd w:id="5"/>
      <w:r w:rsidR="00C7278B">
        <w:rPr>
          <w:rStyle w:val="ab"/>
          <w:rFonts w:ascii="Calibri" w:hAnsi="Calibri" w:cs="Calibri"/>
          <w:b w:val="0"/>
          <w:bCs w:val="0"/>
          <w:kern w:val="2"/>
        </w:rPr>
        <w:commentReference w:id="5"/>
      </w:r>
      <w:bookmarkEnd w:id="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随着计算机科学技术的飞速发展，校园数字化的浪潮势不可档。在信息化的时代下，各大高校抓紧校园信息化建设，不断丰富校园文化生活，推动教学质量、科研水平和管理效率的提高。特别是在迎来</w:t>
      </w:r>
      <w:proofErr w:type="gramStart"/>
      <w:r>
        <w:rPr>
          <w:rFonts w:ascii="Times New Roman" w:hAnsi="Times New Roman" w:cs="宋体" w:hint="eastAsia"/>
          <w:sz w:val="24"/>
          <w:szCs w:val="24"/>
        </w:rPr>
        <w:t>微信公众号</w:t>
      </w:r>
      <w:proofErr w:type="gramEnd"/>
      <w:r>
        <w:rPr>
          <w:rFonts w:ascii="Times New Roman" w:hAnsi="Times New Roman" w:cs="宋体" w:hint="eastAsia"/>
          <w:sz w:val="24"/>
          <w:szCs w:val="24"/>
        </w:rPr>
        <w:t>、小程序的爆发式发展的前提下，</w:t>
      </w:r>
      <w:proofErr w:type="gramStart"/>
      <w:r>
        <w:rPr>
          <w:rFonts w:ascii="Times New Roman" w:hAnsi="Times New Roman" w:cs="宋体" w:hint="eastAsia"/>
          <w:sz w:val="24"/>
          <w:szCs w:val="24"/>
        </w:rPr>
        <w:t>校园级</w:t>
      </w:r>
      <w:proofErr w:type="gramEnd"/>
      <w:r>
        <w:rPr>
          <w:rFonts w:ascii="Times New Roman" w:hAnsi="Times New Roman" w:cs="宋体" w:hint="eastAsia"/>
          <w:sz w:val="24"/>
          <w:szCs w:val="24"/>
        </w:rPr>
        <w:t>服务应用更加进入学生们的视野。</w:t>
      </w:r>
      <w:ins w:id="6" w:author="User" w:date="2019-04-10T23:21:00Z">
        <w:r w:rsidR="00C231CB">
          <w:rPr>
            <w:rFonts w:ascii="Times New Roman" w:hAnsi="Times New Roman" w:cs="宋体" w:hint="eastAsia"/>
            <w:sz w:val="24"/>
            <w:szCs w:val="24"/>
          </w:rPr>
          <w:t>开发校园发布助手</w:t>
        </w:r>
      </w:ins>
      <w:ins w:id="7" w:author="User" w:date="2019-04-10T23:22:00Z">
        <w:r w:rsidR="002071B8">
          <w:rPr>
            <w:rFonts w:ascii="Times New Roman" w:hAnsi="Times New Roman" w:cs="宋体" w:hint="eastAsia"/>
            <w:sz w:val="24"/>
            <w:szCs w:val="24"/>
          </w:rPr>
          <w:t>类型软件</w:t>
        </w:r>
      </w:ins>
      <w:ins w:id="8" w:author="User" w:date="2019-04-10T23:21:00Z">
        <w:r w:rsidR="00C231CB">
          <w:rPr>
            <w:rFonts w:ascii="Times New Roman" w:hAnsi="Times New Roman" w:cs="宋体" w:hint="eastAsia"/>
            <w:sz w:val="24"/>
            <w:szCs w:val="24"/>
          </w:rPr>
          <w:t>在于</w:t>
        </w:r>
      </w:ins>
      <w:ins w:id="9" w:author="User" w:date="2019-04-10T23:24:00Z">
        <w:r w:rsidR="00FA24E9">
          <w:rPr>
            <w:rFonts w:ascii="Times New Roman" w:hAnsi="Times New Roman" w:cs="宋体" w:hint="eastAsia"/>
            <w:sz w:val="24"/>
            <w:szCs w:val="24"/>
          </w:rPr>
          <w:t>方便</w:t>
        </w:r>
      </w:ins>
      <w:ins w:id="10" w:author="User" w:date="2019-04-10T23:22:00Z">
        <w:r w:rsidR="00FA24E9">
          <w:rPr>
            <w:rFonts w:ascii="Times New Roman" w:hAnsi="Times New Roman" w:cs="宋体" w:hint="eastAsia"/>
            <w:sz w:val="24"/>
            <w:szCs w:val="24"/>
          </w:rPr>
          <w:t>师生</w:t>
        </w:r>
      </w:ins>
      <w:ins w:id="11" w:author="User" w:date="2019-04-10T23:25:00Z">
        <w:r w:rsidR="00FA24E9">
          <w:rPr>
            <w:rFonts w:ascii="Times New Roman" w:hAnsi="Times New Roman" w:cs="宋体" w:hint="eastAsia"/>
            <w:sz w:val="24"/>
            <w:szCs w:val="24"/>
          </w:rPr>
          <w:t>的在校的</w:t>
        </w:r>
      </w:ins>
      <w:ins w:id="12" w:author="User" w:date="2019-04-10T23:22:00Z">
        <w:r w:rsidR="00FA24E9">
          <w:rPr>
            <w:rFonts w:ascii="Times New Roman" w:hAnsi="Times New Roman" w:cs="宋体" w:hint="eastAsia"/>
            <w:sz w:val="24"/>
            <w:szCs w:val="24"/>
          </w:rPr>
          <w:t>日常生活</w:t>
        </w:r>
      </w:ins>
      <w:ins w:id="13" w:author="User" w:date="2019-04-10T23:21:00Z">
        <w:r w:rsidR="00C231CB">
          <w:rPr>
            <w:rFonts w:ascii="Times New Roman" w:hAnsi="Times New Roman" w:cs="宋体" w:hint="eastAsia"/>
            <w:sz w:val="24"/>
            <w:szCs w:val="24"/>
          </w:rPr>
          <w:t>，</w:t>
        </w:r>
      </w:ins>
      <w:ins w:id="14" w:author="User" w:date="2019-04-10T23:25:00Z">
        <w:r w:rsidR="00FA24E9">
          <w:rPr>
            <w:rFonts w:ascii="Times New Roman" w:hAnsi="Times New Roman" w:cs="宋体" w:hint="eastAsia"/>
            <w:sz w:val="24"/>
            <w:szCs w:val="24"/>
          </w:rPr>
          <w:t>减少没有必要的</w:t>
        </w:r>
      </w:ins>
      <w:ins w:id="15" w:author="User" w:date="2019-04-10T23:26:00Z">
        <w:r w:rsidR="00FA24E9">
          <w:rPr>
            <w:rFonts w:ascii="Times New Roman" w:hAnsi="Times New Roman" w:cs="宋体" w:hint="eastAsia"/>
            <w:sz w:val="24"/>
            <w:szCs w:val="24"/>
          </w:rPr>
          <w:t>精力付出。</w:t>
        </w:r>
        <w:r w:rsidR="004D55DF">
          <w:rPr>
            <w:rFonts w:ascii="Times New Roman" w:hAnsi="Times New Roman" w:cs="宋体" w:hint="eastAsia"/>
            <w:sz w:val="24"/>
            <w:szCs w:val="24"/>
          </w:rPr>
          <w:t>当前</w:t>
        </w:r>
        <w:r w:rsidR="00C10A93">
          <w:rPr>
            <w:rFonts w:ascii="Times New Roman" w:hAnsi="Times New Roman" w:cs="宋体" w:hint="eastAsia"/>
            <w:sz w:val="24"/>
            <w:szCs w:val="24"/>
          </w:rPr>
          <w:t>校园</w:t>
        </w:r>
      </w:ins>
      <w:ins w:id="16" w:author="User" w:date="2019-04-10T23:27:00Z">
        <w:r w:rsidR="00C10A93">
          <w:rPr>
            <w:rFonts w:ascii="Times New Roman" w:hAnsi="Times New Roman" w:cs="宋体" w:hint="eastAsia"/>
            <w:sz w:val="24"/>
            <w:szCs w:val="24"/>
          </w:rPr>
          <w:t>虽有相关程序满足师生对校园信息的查阅，</w:t>
        </w:r>
      </w:ins>
      <w:ins w:id="17" w:author="User" w:date="2019-04-10T23:28:00Z">
        <w:r w:rsidR="008F3B76">
          <w:rPr>
            <w:rFonts w:ascii="Times New Roman" w:hAnsi="Times New Roman" w:cs="宋体" w:hint="eastAsia"/>
            <w:sz w:val="24"/>
            <w:szCs w:val="24"/>
          </w:rPr>
          <w:t>但对于消息的传递处理几乎处于开始阶段，各大</w:t>
        </w:r>
      </w:ins>
      <w:ins w:id="18" w:author="User" w:date="2019-04-10T23:29:00Z">
        <w:r w:rsidR="008F3B76">
          <w:rPr>
            <w:rFonts w:ascii="Times New Roman" w:hAnsi="Times New Roman" w:cs="宋体" w:hint="eastAsia"/>
            <w:sz w:val="24"/>
            <w:szCs w:val="24"/>
          </w:rPr>
          <w:t>机构只能</w:t>
        </w:r>
      </w:ins>
      <w:ins w:id="19" w:author="User" w:date="2019-04-10T23:30:00Z">
        <w:r w:rsidR="003D5366">
          <w:rPr>
            <w:rFonts w:ascii="Times New Roman" w:hAnsi="Times New Roman" w:cs="宋体" w:hint="eastAsia"/>
            <w:sz w:val="24"/>
            <w:szCs w:val="24"/>
          </w:rPr>
          <w:t>通过社交软件依次进行“口头”传达，对消息的精准投放没有一定的</w:t>
        </w:r>
      </w:ins>
      <w:ins w:id="20" w:author="User" w:date="2019-04-10T23:31:00Z">
        <w:r w:rsidR="003D5366">
          <w:rPr>
            <w:rFonts w:ascii="Times New Roman" w:hAnsi="Times New Roman" w:cs="宋体" w:hint="eastAsia"/>
            <w:sz w:val="24"/>
            <w:szCs w:val="24"/>
          </w:rPr>
          <w:t>保障性，</w:t>
        </w:r>
      </w:ins>
      <w:ins w:id="21" w:author="User" w:date="2019-04-10T23:21:00Z">
        <w:r w:rsidR="00C231CB">
          <w:rPr>
            <w:rFonts w:ascii="Times New Roman" w:hAnsi="Times New Roman" w:cs="宋体" w:hint="eastAsia"/>
            <w:sz w:val="24"/>
            <w:szCs w:val="24"/>
          </w:rPr>
          <w:t>而</w:t>
        </w:r>
      </w:ins>
      <w:r>
        <w:rPr>
          <w:rFonts w:ascii="Times New Roman" w:hAnsi="Times New Roman" w:cs="宋体" w:hint="eastAsia"/>
          <w:sz w:val="24"/>
          <w:szCs w:val="24"/>
        </w:rPr>
        <w:t>本系统致力于提升</w:t>
      </w:r>
      <w:proofErr w:type="gramStart"/>
      <w:r>
        <w:rPr>
          <w:rFonts w:ascii="Times New Roman" w:hAnsi="Times New Roman" w:cs="宋体" w:hint="eastAsia"/>
          <w:sz w:val="24"/>
          <w:szCs w:val="24"/>
        </w:rPr>
        <w:t>校园级</w:t>
      </w:r>
      <w:proofErr w:type="gramEnd"/>
      <w:r>
        <w:rPr>
          <w:rFonts w:ascii="Times New Roman" w:hAnsi="Times New Roman" w:cs="宋体" w:hint="eastAsia"/>
          <w:sz w:val="24"/>
          <w:szCs w:val="24"/>
        </w:rPr>
        <w:t>应用的服务和质量，从校园工作出发，基于</w:t>
      </w:r>
      <w:proofErr w:type="gramStart"/>
      <w:r>
        <w:rPr>
          <w:rFonts w:ascii="Times New Roman" w:hAnsi="Times New Roman" w:cs="宋体" w:hint="eastAsia"/>
          <w:sz w:val="24"/>
          <w:szCs w:val="24"/>
        </w:rPr>
        <w:t>微信公众号</w:t>
      </w:r>
      <w:proofErr w:type="gramEnd"/>
      <w:r>
        <w:rPr>
          <w:rFonts w:ascii="Times New Roman" w:hAnsi="Times New Roman" w:cs="宋体" w:hint="eastAsia"/>
          <w:sz w:val="24"/>
          <w:szCs w:val="24"/>
        </w:rPr>
        <w:t>的设计角度，将企业级即时通讯软件钉钉设计理念带进校园，统一消息的管理和分发，降低消息生命周期成本，使消息可以低门槛在校园传播，同时提升校园信息化程度，在校园网络全面覆盖的前提下，满足校园工作对消息可达程度进行掌握的实时通讯需求，提高校园工作的效率和质量，系统化、结构化校园工作信息，用信息技术给校园工作和生活优化增速。</w:t>
      </w:r>
      <w:ins w:id="22" w:author="User" w:date="2019-04-10T23:17:00Z">
        <w:r w:rsidR="006B5D1A">
          <w:rPr>
            <w:rFonts w:ascii="Times New Roman" w:hAnsi="Times New Roman" w:cs="宋体" w:hint="eastAsia"/>
            <w:sz w:val="24"/>
            <w:szCs w:val="24"/>
          </w:rPr>
          <w:t>开发本软件</w:t>
        </w:r>
      </w:ins>
      <w:ins w:id="23" w:author="User" w:date="2019-04-10T23:18:00Z">
        <w:r w:rsidR="006B5D1A">
          <w:rPr>
            <w:rFonts w:ascii="Times New Roman" w:hAnsi="Times New Roman" w:cs="宋体" w:hint="eastAsia"/>
            <w:sz w:val="24"/>
            <w:szCs w:val="24"/>
          </w:rPr>
          <w:t>旨在建立</w:t>
        </w:r>
      </w:ins>
      <w:ins w:id="24" w:author="User" w:date="2019-04-10T23:19:00Z">
        <w:r w:rsidR="006B5D1A">
          <w:rPr>
            <w:rFonts w:ascii="Times New Roman" w:hAnsi="Times New Roman" w:cs="宋体" w:hint="eastAsia"/>
            <w:sz w:val="24"/>
            <w:szCs w:val="24"/>
          </w:rPr>
          <w:t>面向校园、面向师生</w:t>
        </w:r>
      </w:ins>
      <w:ins w:id="25" w:author="User" w:date="2019-04-10T23:20:00Z">
        <w:r w:rsidR="004B70B6">
          <w:rPr>
            <w:rFonts w:ascii="Times New Roman" w:hAnsi="Times New Roman" w:cs="宋体" w:hint="eastAsia"/>
            <w:sz w:val="24"/>
            <w:szCs w:val="24"/>
          </w:rPr>
          <w:t>的统一</w:t>
        </w:r>
      </w:ins>
      <w:ins w:id="26" w:author="User" w:date="2019-04-10T23:19:00Z">
        <w:r w:rsidR="006B5D1A">
          <w:rPr>
            <w:rFonts w:ascii="Times New Roman" w:hAnsi="Times New Roman" w:cs="宋体" w:hint="eastAsia"/>
            <w:sz w:val="24"/>
            <w:szCs w:val="24"/>
          </w:rPr>
          <w:t>机构门面，满足校园内消息通知的需求。</w:t>
        </w:r>
      </w:ins>
    </w:p>
    <w:p w:rsidR="000D534D" w:rsidRDefault="00261E4B">
      <w:pPr>
        <w:pStyle w:val="2"/>
      </w:pPr>
      <w:bookmarkStart w:id="27" w:name="_Toc472010673"/>
      <w:bookmarkStart w:id="28" w:name="_Toc6343757"/>
      <w:r>
        <w:t xml:space="preserve">1.1 </w:t>
      </w:r>
      <w:bookmarkEnd w:id="27"/>
      <w:r>
        <w:rPr>
          <w:rFonts w:cs="宋体" w:hint="eastAsia"/>
        </w:rPr>
        <w:t>系统开发目标及范围</w:t>
      </w:r>
      <w:bookmarkEnd w:id="28"/>
    </w:p>
    <w:p w:rsidR="000D534D" w:rsidRDefault="00261E4B">
      <w:pPr>
        <w:pStyle w:val="3"/>
      </w:pPr>
      <w:bookmarkStart w:id="29" w:name="_Toc472010674"/>
      <w:bookmarkStart w:id="30" w:name="_Toc6343758"/>
      <w:r>
        <w:t xml:space="preserve">1.1.1 </w:t>
      </w:r>
      <w:bookmarkEnd w:id="29"/>
      <w:r>
        <w:rPr>
          <w:rFonts w:hint="eastAsia"/>
        </w:rPr>
        <w:t>系统开发目标</w:t>
      </w:r>
      <w:bookmarkEnd w:id="30"/>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建立健全的消息传递系统，将高校校园生活和工作分离，在校园消息传播过程中采用实名制的前提下，满足校园学生工作管理要求。在业务目标下，移动</w:t>
      </w:r>
      <w:r>
        <w:rPr>
          <w:rFonts w:ascii="Times New Roman" w:hAnsi="Times New Roman" w:cs="Times New Roman" w:hint="eastAsia"/>
          <w:sz w:val="24"/>
          <w:szCs w:val="24"/>
        </w:rPr>
        <w:t>H5</w:t>
      </w:r>
      <w:r>
        <w:rPr>
          <w:rFonts w:ascii="Times New Roman" w:hAnsi="Times New Roman" w:cs="Times New Roman" w:hint="eastAsia"/>
          <w:sz w:val="24"/>
          <w:szCs w:val="24"/>
        </w:rPr>
        <w:t>端</w:t>
      </w:r>
      <w:proofErr w:type="gramStart"/>
      <w:r>
        <w:rPr>
          <w:rFonts w:ascii="Times New Roman" w:hAnsi="Times New Roman" w:cs="Times New Roman" w:hint="eastAsia"/>
          <w:sz w:val="24"/>
          <w:szCs w:val="24"/>
        </w:rPr>
        <w:t>和微信小</w:t>
      </w:r>
      <w:proofErr w:type="gramEnd"/>
      <w:r>
        <w:rPr>
          <w:rFonts w:ascii="Times New Roman" w:hAnsi="Times New Roman" w:cs="Times New Roman" w:hint="eastAsia"/>
          <w:sz w:val="24"/>
          <w:szCs w:val="24"/>
        </w:rPr>
        <w:t>程序</w:t>
      </w:r>
      <w:proofErr w:type="gramStart"/>
      <w:r>
        <w:rPr>
          <w:rFonts w:ascii="Times New Roman" w:hAnsi="Times New Roman" w:cs="Times New Roman" w:hint="eastAsia"/>
          <w:sz w:val="24"/>
          <w:szCs w:val="24"/>
        </w:rPr>
        <w:t>端提供</w:t>
      </w:r>
      <w:proofErr w:type="gramEnd"/>
      <w:r>
        <w:rPr>
          <w:rFonts w:ascii="Times New Roman" w:hAnsi="Times New Roman" w:cs="Times New Roman" w:hint="eastAsia"/>
          <w:sz w:val="24"/>
          <w:szCs w:val="24"/>
        </w:rPr>
        <w:t>消息的、提问、搜索、浏览和收藏等功能，满足校园消息发布者和消息的目的人群对消息的掌控需求；搭建校园内各个组织的官方账号，允许组织内发布能够在一定范围内进行消息的发布，并享有组织内部享有满足工作状态的即时通讯功能，同时组织对外则是提供组织通讯录功能，满足有需要的师生能够及时找到需要联系到的该组织内的人员，必要时也可以提供给某机构提供意见反馈，以提升某组织的自身的管理质量。在技术目标下，在满足校园师生的日常使用情况下，实现前端和后台组件化要求，提高代码的灵活性、复用性和可维护性；同时为了适用于局域网部署，减少对外部网络的依赖；强调系统中各个组件的解耦程度，系统的主要服务能够分离部署；原生支持即时通讯服务的集群部署，实现即时通讯的高可用、高性能、低延迟的响应。</w:t>
      </w:r>
    </w:p>
    <w:p w:rsidR="000D534D" w:rsidRDefault="00261E4B">
      <w:pPr>
        <w:pStyle w:val="3"/>
      </w:pPr>
      <w:bookmarkStart w:id="31" w:name="_Toc6343759"/>
      <w:r>
        <w:rPr>
          <w:rFonts w:hint="eastAsia"/>
        </w:rPr>
        <w:lastRenderedPageBreak/>
        <w:t xml:space="preserve">1.1.2 </w:t>
      </w:r>
      <w:r>
        <w:rPr>
          <w:rFonts w:hint="eastAsia"/>
        </w:rPr>
        <w:t>系统开发范围</w:t>
      </w:r>
      <w:bookmarkEnd w:id="31"/>
    </w:p>
    <w:p w:rsidR="000D534D" w:rsidRDefault="00261E4B" w:rsidP="006A6456">
      <w:pPr>
        <w:spacing w:line="360" w:lineRule="auto"/>
        <w:ind w:firstLine="420"/>
      </w:pPr>
      <w:r>
        <w:rPr>
          <w:rFonts w:hint="eastAsia"/>
          <w:sz w:val="24"/>
          <w:szCs w:val="24"/>
        </w:rPr>
        <w:t>本系统是为校园日常工作交流的而定制的，系统的参与者有学生、教师、校内机构，主要聚焦于学生群体，因此不涉足于校外机构参与到该系统的互动中；系统后端由</w:t>
      </w:r>
      <w:r>
        <w:rPr>
          <w:rFonts w:hint="eastAsia"/>
          <w:sz w:val="24"/>
          <w:szCs w:val="24"/>
        </w:rPr>
        <w:t>Java</w:t>
      </w:r>
      <w:r>
        <w:rPr>
          <w:rFonts w:hint="eastAsia"/>
          <w:sz w:val="24"/>
          <w:szCs w:val="24"/>
        </w:rPr>
        <w:t>语言编写，将</w:t>
      </w:r>
      <w:proofErr w:type="spellStart"/>
      <w:r>
        <w:rPr>
          <w:rFonts w:ascii="Times New Roman" w:hAnsi="Times New Roman" w:cs="Times New Roman" w:hint="eastAsia"/>
          <w:sz w:val="24"/>
          <w:szCs w:val="24"/>
        </w:rPr>
        <w:t>SeaWeedfs</w:t>
      </w:r>
      <w:proofErr w:type="spellEnd"/>
      <w:r>
        <w:rPr>
          <w:rFonts w:ascii="Times New Roman" w:hAnsi="Times New Roman" w:cs="Times New Roman" w:hint="eastAsia"/>
          <w:sz w:val="24"/>
          <w:szCs w:val="24"/>
        </w:rPr>
        <w:t>作为系统的文件存储服务器，前端主要由</w:t>
      </w:r>
      <w:r>
        <w:rPr>
          <w:rFonts w:ascii="Times New Roman" w:hAnsi="Times New Roman" w:cs="Times New Roman" w:hint="eastAsia"/>
          <w:sz w:val="24"/>
          <w:szCs w:val="24"/>
        </w:rPr>
        <w:t>JavaScript</w:t>
      </w:r>
      <w:r>
        <w:rPr>
          <w:rFonts w:ascii="Times New Roman" w:hAnsi="Times New Roman" w:cs="Times New Roman" w:hint="eastAsia"/>
          <w:sz w:val="24"/>
          <w:szCs w:val="24"/>
        </w:rPr>
        <w:t>、</w:t>
      </w:r>
      <w:r>
        <w:rPr>
          <w:rFonts w:ascii="Times New Roman" w:hAnsi="Times New Roman" w:cs="Times New Roman" w:hint="eastAsia"/>
          <w:sz w:val="24"/>
          <w:szCs w:val="24"/>
        </w:rPr>
        <w:t>HTML</w:t>
      </w:r>
      <w:r>
        <w:rPr>
          <w:rFonts w:ascii="Times New Roman" w:hAnsi="Times New Roman" w:cs="Times New Roman" w:hint="eastAsia"/>
          <w:sz w:val="24"/>
          <w:szCs w:val="24"/>
        </w:rPr>
        <w:t>、</w:t>
      </w:r>
      <w:r>
        <w:rPr>
          <w:rFonts w:ascii="Times New Roman" w:hAnsi="Times New Roman" w:cs="Times New Roman" w:hint="eastAsia"/>
          <w:sz w:val="24"/>
          <w:szCs w:val="24"/>
        </w:rPr>
        <w:t>CSS</w:t>
      </w:r>
      <w:r>
        <w:rPr>
          <w:rFonts w:ascii="Times New Roman" w:hAnsi="Times New Roman" w:cs="Times New Roman" w:hint="eastAsia"/>
          <w:sz w:val="24"/>
          <w:szCs w:val="24"/>
        </w:rPr>
        <w:t>编写。利用</w:t>
      </w:r>
      <w:proofErr w:type="spellStart"/>
      <w:r>
        <w:rPr>
          <w:rFonts w:ascii="Times New Roman" w:hAnsi="Times New Roman" w:cs="Times New Roman" w:hint="eastAsia"/>
          <w:sz w:val="24"/>
          <w:szCs w:val="24"/>
        </w:rPr>
        <w:t>Mysql</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数据库来进行数据的中转和存储。面向的客户端有</w:t>
      </w:r>
      <w:r>
        <w:rPr>
          <w:rFonts w:ascii="Times New Roman" w:hAnsi="Times New Roman" w:cs="Times New Roman" w:hint="eastAsia"/>
          <w:sz w:val="24"/>
          <w:szCs w:val="24"/>
        </w:rPr>
        <w:t>H5</w:t>
      </w:r>
      <w:r>
        <w:rPr>
          <w:rFonts w:ascii="Times New Roman" w:hAnsi="Times New Roman" w:cs="Times New Roman" w:hint="eastAsia"/>
          <w:sz w:val="24"/>
          <w:szCs w:val="24"/>
        </w:rPr>
        <w:t>移动端和小程序端。</w:t>
      </w:r>
    </w:p>
    <w:p w:rsidR="000D534D" w:rsidRDefault="00261E4B">
      <w:pPr>
        <w:pStyle w:val="2"/>
        <w:rPr>
          <w:rStyle w:val="2Char"/>
          <w:b/>
          <w:bCs/>
          <w:sz w:val="28"/>
          <w:szCs w:val="28"/>
        </w:rPr>
      </w:pPr>
      <w:bookmarkStart w:id="32" w:name="_Toc6343760"/>
      <w:r>
        <w:rPr>
          <w:rStyle w:val="2Char"/>
          <w:b/>
          <w:bCs/>
          <w:sz w:val="28"/>
          <w:szCs w:val="28"/>
        </w:rPr>
        <w:t xml:space="preserve">1.2 </w:t>
      </w:r>
      <w:r>
        <w:rPr>
          <w:rStyle w:val="2Char"/>
          <w:rFonts w:hint="eastAsia"/>
          <w:b/>
          <w:bCs/>
          <w:sz w:val="28"/>
          <w:szCs w:val="28"/>
        </w:rPr>
        <w:t>系统开发工具及应用介绍</w:t>
      </w:r>
      <w:bookmarkEnd w:id="32"/>
    </w:p>
    <w:p w:rsidR="000D534D" w:rsidRDefault="00261E4B">
      <w:pPr>
        <w:pStyle w:val="3"/>
      </w:pPr>
      <w:bookmarkStart w:id="33" w:name="_Toc472010677"/>
      <w:bookmarkStart w:id="34" w:name="_Toc6343761"/>
      <w:r>
        <w:t>1.2.1</w:t>
      </w:r>
      <w:r>
        <w:rPr>
          <w:rFonts w:hint="eastAsia"/>
        </w:rPr>
        <w:t xml:space="preserve"> </w:t>
      </w:r>
      <w:r>
        <w:rPr>
          <w:rFonts w:cs="宋体" w:hint="eastAsia"/>
        </w:rPr>
        <w:t>开发工具</w:t>
      </w:r>
      <w:proofErr w:type="spellStart"/>
      <w:r>
        <w:rPr>
          <w:rFonts w:hint="eastAsia"/>
        </w:rPr>
        <w:t>IntelliJ</w:t>
      </w:r>
      <w:proofErr w:type="spellEnd"/>
      <w:r>
        <w:rPr>
          <w:rFonts w:hint="eastAsia"/>
        </w:rPr>
        <w:t xml:space="preserve"> IDEA</w:t>
      </w:r>
      <w:r>
        <w:rPr>
          <w:rFonts w:cs="宋体" w:hint="eastAsia"/>
        </w:rPr>
        <w:t>概述</w:t>
      </w:r>
      <w:bookmarkEnd w:id="33"/>
      <w:bookmarkEnd w:id="34"/>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IDEA</w:t>
      </w:r>
      <w:r>
        <w:rPr>
          <w:rFonts w:ascii="Times New Roman" w:hAnsi="Times New Roman" w:cs="Times New Roman" w:hint="eastAsia"/>
          <w:sz w:val="24"/>
          <w:szCs w:val="24"/>
        </w:rPr>
        <w:t>是一款以</w:t>
      </w:r>
      <w:r>
        <w:rPr>
          <w:rFonts w:ascii="Times New Roman" w:hAnsi="Times New Roman" w:cs="Times New Roman" w:hint="eastAsia"/>
          <w:sz w:val="24"/>
          <w:szCs w:val="24"/>
        </w:rPr>
        <w:t>Java</w:t>
      </w:r>
      <w:r>
        <w:rPr>
          <w:rFonts w:ascii="Times New Roman" w:hAnsi="Times New Roman" w:cs="Times New Roman" w:hint="eastAsia"/>
          <w:sz w:val="24"/>
          <w:szCs w:val="24"/>
        </w:rPr>
        <w:t>语言编写，由</w:t>
      </w:r>
      <w:proofErr w:type="spellStart"/>
      <w:r>
        <w:rPr>
          <w:rFonts w:ascii="Times New Roman" w:hAnsi="Times New Roman" w:cs="Times New Roman" w:hint="eastAsia"/>
          <w:sz w:val="24"/>
          <w:szCs w:val="24"/>
        </w:rPr>
        <w:t>JetBrains</w:t>
      </w:r>
      <w:proofErr w:type="spellEnd"/>
      <w:r>
        <w:rPr>
          <w:rFonts w:ascii="Times New Roman" w:hAnsi="Times New Roman" w:cs="Times New Roman" w:hint="eastAsia"/>
          <w:sz w:val="24"/>
          <w:szCs w:val="24"/>
        </w:rPr>
        <w:t>公司开发而成的集成开发环境。</w:t>
      </w:r>
      <w:r>
        <w:rPr>
          <w:rFonts w:ascii="Times New Roman" w:hAnsi="Times New Roman" w:cs="Times New Roman" w:hint="eastAsia"/>
          <w:sz w:val="24"/>
          <w:szCs w:val="24"/>
        </w:rPr>
        <w:t>IDEA</w:t>
      </w:r>
      <w:r>
        <w:rPr>
          <w:rFonts w:ascii="Times New Roman" w:hAnsi="Times New Roman" w:cs="Times New Roman" w:hint="eastAsia"/>
          <w:sz w:val="24"/>
          <w:szCs w:val="24"/>
        </w:rPr>
        <w:t>作为一款常用的</w:t>
      </w:r>
      <w:r>
        <w:rPr>
          <w:rFonts w:ascii="Times New Roman" w:hAnsi="Times New Roman" w:cs="Times New Roman" w:hint="eastAsia"/>
          <w:sz w:val="24"/>
          <w:szCs w:val="24"/>
        </w:rPr>
        <w:t>Java</w:t>
      </w:r>
      <w:r>
        <w:rPr>
          <w:rFonts w:ascii="Times New Roman" w:hAnsi="Times New Roman" w:cs="Times New Roman" w:hint="eastAsia"/>
          <w:sz w:val="24"/>
          <w:szCs w:val="24"/>
        </w:rPr>
        <w:t>开发工具，它以精美的用户界面、多样化的开发插件、人性化的多语言代码提示功能、精心定制的代码导航功能以及优秀的代码重构功能而著称，相对于</w:t>
      </w:r>
      <w:proofErr w:type="spellStart"/>
      <w:r>
        <w:rPr>
          <w:rFonts w:ascii="Times New Roman" w:hAnsi="Times New Roman" w:cs="Times New Roman" w:hint="eastAsia"/>
          <w:sz w:val="24"/>
          <w:szCs w:val="24"/>
        </w:rPr>
        <w:t>Java</w:t>
      </w:r>
      <w:proofErr w:type="spellEnd"/>
      <w:r>
        <w:rPr>
          <w:rFonts w:ascii="Times New Roman" w:hAnsi="Times New Roman" w:cs="Times New Roman" w:hint="eastAsia"/>
          <w:sz w:val="24"/>
          <w:szCs w:val="24"/>
        </w:rPr>
        <w:t>开发环境</w:t>
      </w:r>
      <w:r>
        <w:rPr>
          <w:rFonts w:ascii="Times New Roman" w:hAnsi="Times New Roman" w:cs="Times New Roman" w:hint="eastAsia"/>
          <w:sz w:val="24"/>
          <w:szCs w:val="24"/>
        </w:rPr>
        <w:t>Eclipse</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更能减少程序开发人员的重复性工作，提高编程效率和质量。</w:t>
      </w:r>
    </w:p>
    <w:p w:rsidR="000D534D" w:rsidRDefault="00261E4B">
      <w:pPr>
        <w:pStyle w:val="3"/>
      </w:pPr>
      <w:bookmarkStart w:id="35" w:name="_Toc6343762"/>
      <w:r>
        <w:rPr>
          <w:rFonts w:hint="eastAsia"/>
        </w:rPr>
        <w:t>1.2.2 Java</w:t>
      </w:r>
      <w:r>
        <w:rPr>
          <w:rFonts w:hint="eastAsia"/>
        </w:rPr>
        <w:t>概述</w:t>
      </w:r>
      <w:bookmarkEnd w:id="35"/>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Java</w:t>
      </w:r>
      <w:r>
        <w:rPr>
          <w:rFonts w:ascii="Times New Roman" w:hAnsi="Times New Roman" w:cs="Times New Roman" w:hint="eastAsia"/>
          <w:sz w:val="24"/>
          <w:szCs w:val="24"/>
        </w:rPr>
        <w:t>是当今较为流行的面向对象的编程语言，凭借着健壮性、安全性、可移植性、平台无关性和简单性的特点。</w:t>
      </w:r>
      <w:r>
        <w:rPr>
          <w:rFonts w:ascii="Times New Roman" w:hAnsi="Times New Roman" w:cs="Times New Roman" w:hint="eastAsia"/>
          <w:sz w:val="24"/>
          <w:szCs w:val="24"/>
        </w:rPr>
        <w:t>Java</w:t>
      </w:r>
      <w:r>
        <w:rPr>
          <w:rFonts w:ascii="Times New Roman" w:hAnsi="Times New Roman" w:cs="Times New Roman" w:hint="eastAsia"/>
          <w:sz w:val="24"/>
          <w:szCs w:val="24"/>
        </w:rPr>
        <w:t>在嵌入式、</w:t>
      </w:r>
      <w:r>
        <w:rPr>
          <w:rFonts w:ascii="Times New Roman" w:hAnsi="Times New Roman" w:cs="Times New Roman" w:hint="eastAsia"/>
          <w:sz w:val="24"/>
          <w:szCs w:val="24"/>
        </w:rPr>
        <w:t>Android</w:t>
      </w:r>
      <w:r>
        <w:rPr>
          <w:rFonts w:ascii="Times New Roman" w:hAnsi="Times New Roman" w:cs="Times New Roman" w:hint="eastAsia"/>
          <w:sz w:val="24"/>
          <w:szCs w:val="24"/>
        </w:rPr>
        <w:t>开发、桌面程序和</w:t>
      </w:r>
      <w:r>
        <w:rPr>
          <w:rFonts w:ascii="Times New Roman" w:hAnsi="Times New Roman" w:cs="Times New Roman" w:hint="eastAsia"/>
          <w:sz w:val="24"/>
          <w:szCs w:val="24"/>
        </w:rPr>
        <w:t>Web</w:t>
      </w:r>
      <w:r>
        <w:rPr>
          <w:rFonts w:ascii="Times New Roman" w:hAnsi="Times New Roman" w:cs="Times New Roman" w:hint="eastAsia"/>
          <w:sz w:val="24"/>
          <w:szCs w:val="24"/>
        </w:rPr>
        <w:t>应用程序中应用广泛，经过长达数十年的发展，不断完善的</w:t>
      </w:r>
      <w:r>
        <w:rPr>
          <w:rFonts w:ascii="Times New Roman" w:hAnsi="Times New Roman" w:cs="Times New Roman" w:hint="eastAsia"/>
          <w:sz w:val="24"/>
          <w:szCs w:val="24"/>
        </w:rPr>
        <w:t>Java</w:t>
      </w:r>
      <w:r>
        <w:rPr>
          <w:rFonts w:ascii="Times New Roman" w:hAnsi="Times New Roman" w:cs="Times New Roman" w:hint="eastAsia"/>
          <w:sz w:val="24"/>
          <w:szCs w:val="24"/>
        </w:rPr>
        <w:t>开发生态不断地吸引着开发者投入其中，诞生了强大的应用程序框架，诸如在</w:t>
      </w:r>
      <w:r>
        <w:rPr>
          <w:rFonts w:ascii="Times New Roman" w:hAnsi="Times New Roman" w:cs="Times New Roman" w:hint="eastAsia"/>
          <w:sz w:val="24"/>
          <w:szCs w:val="24"/>
        </w:rPr>
        <w:t>IOC</w:t>
      </w:r>
      <w:r>
        <w:rPr>
          <w:rFonts w:ascii="Times New Roman" w:hAnsi="Times New Roman" w:cs="Times New Roman" w:hint="eastAsia"/>
          <w:sz w:val="24"/>
          <w:szCs w:val="24"/>
        </w:rPr>
        <w:t>容器的</w:t>
      </w:r>
      <w:r>
        <w:rPr>
          <w:rFonts w:ascii="Times New Roman" w:hAnsi="Times New Roman" w:cs="Times New Roman" w:hint="eastAsia"/>
          <w:sz w:val="24"/>
          <w:szCs w:val="24"/>
        </w:rPr>
        <w:t>Spring</w:t>
      </w:r>
      <w:r>
        <w:rPr>
          <w:rFonts w:ascii="Times New Roman" w:hAnsi="Times New Roman" w:cs="Times New Roman" w:hint="eastAsia"/>
          <w:sz w:val="24"/>
          <w:szCs w:val="24"/>
        </w:rPr>
        <w:t>、</w:t>
      </w:r>
      <w:r>
        <w:rPr>
          <w:rFonts w:ascii="Times New Roman" w:hAnsi="Times New Roman" w:cs="Times New Roman" w:hint="eastAsia"/>
          <w:sz w:val="24"/>
          <w:szCs w:val="24"/>
        </w:rPr>
        <w:t xml:space="preserve">Google </w:t>
      </w:r>
      <w:proofErr w:type="spellStart"/>
      <w:r>
        <w:rPr>
          <w:rFonts w:ascii="Times New Roman" w:hAnsi="Times New Roman" w:cs="Times New Roman" w:hint="eastAsia"/>
          <w:sz w:val="24"/>
          <w:szCs w:val="24"/>
        </w:rPr>
        <w:t>Guice</w:t>
      </w:r>
      <w:proofErr w:type="spellEnd"/>
      <w:r>
        <w:rPr>
          <w:rFonts w:ascii="Times New Roman" w:hAnsi="Times New Roman" w:cs="Times New Roman" w:hint="eastAsia"/>
          <w:sz w:val="24"/>
          <w:szCs w:val="24"/>
        </w:rPr>
        <w:t>框架、数据持久层的</w:t>
      </w:r>
      <w:r>
        <w:rPr>
          <w:rFonts w:ascii="Times New Roman" w:hAnsi="Times New Roman" w:cs="Times New Roman" w:hint="eastAsia"/>
          <w:sz w:val="24"/>
          <w:szCs w:val="24"/>
        </w:rPr>
        <w:t>Hibernate</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MyBatis</w:t>
      </w:r>
      <w:proofErr w:type="spellEnd"/>
      <w:r>
        <w:rPr>
          <w:rFonts w:ascii="Times New Roman" w:hAnsi="Times New Roman" w:cs="Times New Roman" w:hint="eastAsia"/>
          <w:sz w:val="24"/>
          <w:szCs w:val="24"/>
        </w:rPr>
        <w:t>框架，网络应用程序的</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 xml:space="preserve"> Mina</w:t>
      </w:r>
      <w:r>
        <w:rPr>
          <w:rFonts w:ascii="Times New Roman" w:hAnsi="Times New Roman" w:cs="Times New Roman" w:hint="eastAsia"/>
          <w:sz w:val="24"/>
          <w:szCs w:val="24"/>
        </w:rPr>
        <w:t>、</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框架，网络安全的</w:t>
      </w:r>
      <w:r>
        <w:rPr>
          <w:rFonts w:ascii="Times New Roman" w:hAnsi="Times New Roman" w:cs="Times New Roman" w:hint="eastAsia"/>
          <w:sz w:val="24"/>
          <w:szCs w:val="24"/>
        </w:rPr>
        <w:t>Spring Security</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Shiro</w:t>
      </w:r>
      <w:proofErr w:type="spellEnd"/>
      <w:r>
        <w:rPr>
          <w:rFonts w:ascii="Times New Roman" w:hAnsi="Times New Roman" w:cs="Times New Roman" w:hint="eastAsia"/>
          <w:sz w:val="24"/>
          <w:szCs w:val="24"/>
        </w:rPr>
        <w:t>框架，模块化的</w:t>
      </w:r>
      <w:r>
        <w:rPr>
          <w:rFonts w:ascii="Times New Roman" w:hAnsi="Times New Roman" w:cs="Times New Roman" w:hint="eastAsia"/>
          <w:sz w:val="24"/>
          <w:szCs w:val="24"/>
        </w:rPr>
        <w:t>OSGI</w:t>
      </w:r>
      <w:r>
        <w:rPr>
          <w:rFonts w:ascii="Times New Roman" w:hAnsi="Times New Roman" w:cs="Times New Roman" w:hint="eastAsia"/>
          <w:sz w:val="24"/>
          <w:szCs w:val="24"/>
        </w:rPr>
        <w:t>框架，</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Dubbo</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Spring Cloud</w:t>
      </w:r>
      <w:r>
        <w:rPr>
          <w:rFonts w:ascii="Times New Roman" w:hAnsi="Times New Roman" w:cs="Times New Roman" w:hint="eastAsia"/>
          <w:sz w:val="24"/>
          <w:szCs w:val="24"/>
        </w:rPr>
        <w:t>框架，大数据应用领域</w:t>
      </w:r>
      <w:proofErr w:type="spellStart"/>
      <w:r>
        <w:rPr>
          <w:rFonts w:ascii="Times New Roman" w:hAnsi="Times New Roman" w:cs="Times New Roman" w:hint="eastAsia"/>
          <w:sz w:val="24"/>
          <w:szCs w:val="24"/>
        </w:rPr>
        <w:t>Hadoop</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HDFS</w:t>
      </w:r>
      <w:r>
        <w:rPr>
          <w:rFonts w:ascii="Times New Roman" w:hAnsi="Times New Roman" w:cs="Times New Roman" w:hint="eastAsia"/>
          <w:sz w:val="24"/>
          <w:szCs w:val="24"/>
        </w:rPr>
        <w:t>框架，架设起来的企业级应用早已经具有不可撼动的地位，即使在不断的新技术、新概念、新语言诞生的今天，欣欣向荣的</w:t>
      </w:r>
      <w:r>
        <w:rPr>
          <w:rFonts w:ascii="Times New Roman" w:hAnsi="Times New Roman" w:cs="Times New Roman" w:hint="eastAsia"/>
          <w:sz w:val="24"/>
          <w:szCs w:val="24"/>
        </w:rPr>
        <w:t>Java</w:t>
      </w:r>
      <w:r>
        <w:rPr>
          <w:rFonts w:ascii="Times New Roman" w:hAnsi="Times New Roman" w:cs="Times New Roman" w:hint="eastAsia"/>
          <w:sz w:val="24"/>
          <w:szCs w:val="24"/>
        </w:rPr>
        <w:t>依然焕发强大的生命力，继续向微服务、分布式、模块化、函数式靠拢，较之与简单简洁，对开发者的友好的，在人工智能、科学计算领域有出色表现的</w:t>
      </w:r>
      <w:r>
        <w:rPr>
          <w:rFonts w:ascii="Times New Roman" w:hAnsi="Times New Roman" w:cs="Times New Roman" w:hint="eastAsia"/>
          <w:sz w:val="24"/>
          <w:szCs w:val="24"/>
        </w:rPr>
        <w:t>Python</w:t>
      </w:r>
      <w:r>
        <w:rPr>
          <w:rFonts w:ascii="Times New Roman" w:hAnsi="Times New Roman" w:cs="Times New Roman" w:hint="eastAsia"/>
          <w:sz w:val="24"/>
          <w:szCs w:val="24"/>
        </w:rPr>
        <w:t>依然不显劣势。</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bCs/>
          <w:kern w:val="0"/>
          <w:sz w:val="24"/>
          <w:szCs w:val="24"/>
        </w:rPr>
      </w:pPr>
    </w:p>
    <w:p w:rsidR="000D534D" w:rsidRDefault="00261E4B">
      <w:pPr>
        <w:pStyle w:val="3"/>
      </w:pPr>
      <w:bookmarkStart w:id="36" w:name="_Toc6343763"/>
      <w:r>
        <w:rPr>
          <w:rFonts w:hint="eastAsia"/>
        </w:rPr>
        <w:lastRenderedPageBreak/>
        <w:t>1.2.3 Spring Boot</w:t>
      </w:r>
      <w:r>
        <w:rPr>
          <w:rFonts w:hint="eastAsia"/>
        </w:rPr>
        <w:t>概述</w:t>
      </w:r>
      <w:bookmarkEnd w:id="36"/>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Spring Boot</w:t>
      </w:r>
      <w:r>
        <w:rPr>
          <w:rFonts w:ascii="Times New Roman" w:hAnsi="Times New Roman" w:cs="Times New Roman" w:hint="eastAsia"/>
          <w:sz w:val="24"/>
          <w:szCs w:val="24"/>
        </w:rPr>
        <w:t>是</w:t>
      </w:r>
      <w:r>
        <w:rPr>
          <w:rFonts w:ascii="Times New Roman" w:hAnsi="Times New Roman" w:cs="Times New Roman" w:hint="eastAsia"/>
          <w:sz w:val="24"/>
          <w:szCs w:val="24"/>
        </w:rPr>
        <w:t>Java</w:t>
      </w:r>
      <w:r>
        <w:rPr>
          <w:rFonts w:ascii="Times New Roman" w:hAnsi="Times New Roman" w:cs="Times New Roman" w:hint="eastAsia"/>
          <w:sz w:val="24"/>
          <w:szCs w:val="24"/>
        </w:rPr>
        <w:t>开发领域应用最为广泛的应用程序开发框架，它不依赖于任何具体的应用环境，因此</w:t>
      </w:r>
      <w:r>
        <w:rPr>
          <w:rFonts w:ascii="Times New Roman" w:hAnsi="Times New Roman" w:cs="Times New Roman" w:hint="eastAsia"/>
          <w:sz w:val="24"/>
          <w:szCs w:val="24"/>
        </w:rPr>
        <w:t>Spring Boot</w:t>
      </w:r>
      <w:r>
        <w:rPr>
          <w:rFonts w:ascii="Times New Roman" w:hAnsi="Times New Roman" w:cs="Times New Roman" w:hint="eastAsia"/>
          <w:sz w:val="24"/>
          <w:szCs w:val="24"/>
        </w:rPr>
        <w:t>可以被集成到多种开发环境中，有如</w:t>
      </w:r>
      <w:r>
        <w:rPr>
          <w:rFonts w:ascii="Times New Roman" w:hAnsi="Times New Roman" w:cs="Times New Roman" w:hint="eastAsia"/>
          <w:sz w:val="24"/>
          <w:szCs w:val="24"/>
        </w:rPr>
        <w:t>Web</w:t>
      </w:r>
      <w:r>
        <w:rPr>
          <w:rFonts w:ascii="Times New Roman" w:hAnsi="Times New Roman" w:cs="Times New Roman" w:hint="eastAsia"/>
          <w:sz w:val="24"/>
          <w:szCs w:val="24"/>
        </w:rPr>
        <w:t>开发环境。该</w:t>
      </w:r>
      <w:r>
        <w:rPr>
          <w:rFonts w:ascii="Times New Roman" w:hAnsi="Times New Roman" w:cs="Times New Roman" w:hint="eastAsia"/>
          <w:sz w:val="24"/>
          <w:szCs w:val="24"/>
        </w:rPr>
        <w:t>Spring Boot</w:t>
      </w:r>
      <w:r>
        <w:rPr>
          <w:rFonts w:ascii="Times New Roman" w:hAnsi="Times New Roman" w:cs="Times New Roman" w:hint="eastAsia"/>
          <w:sz w:val="24"/>
          <w:szCs w:val="24"/>
        </w:rPr>
        <w:t>框架是由</w:t>
      </w:r>
      <w:r>
        <w:rPr>
          <w:rFonts w:ascii="Times New Roman" w:hAnsi="Times New Roman" w:cs="Times New Roman" w:hint="eastAsia"/>
          <w:sz w:val="24"/>
          <w:szCs w:val="24"/>
        </w:rPr>
        <w:t>Spring</w:t>
      </w:r>
      <w:r>
        <w:rPr>
          <w:rFonts w:ascii="Times New Roman" w:hAnsi="Times New Roman" w:cs="Times New Roman" w:hint="eastAsia"/>
          <w:sz w:val="24"/>
          <w:szCs w:val="24"/>
        </w:rPr>
        <w:t>开发团队下的基于</w:t>
      </w:r>
      <w:r>
        <w:rPr>
          <w:rFonts w:ascii="Times New Roman" w:hAnsi="Times New Roman" w:cs="Times New Roman" w:hint="eastAsia"/>
          <w:sz w:val="24"/>
          <w:szCs w:val="24"/>
        </w:rPr>
        <w:t>Java</w:t>
      </w:r>
      <w:r>
        <w:rPr>
          <w:rFonts w:ascii="Times New Roman" w:hAnsi="Times New Roman" w:cs="Times New Roman" w:hint="eastAsia"/>
          <w:sz w:val="24"/>
          <w:szCs w:val="24"/>
        </w:rPr>
        <w:t>的用于简化应用程序的开发、测试和部署的集成框架，该框架遵循习惯优先于配置的原则</w:t>
      </w:r>
      <w:r>
        <w:rPr>
          <w:rFonts w:ascii="Times New Roman" w:hAnsi="Times New Roman" w:cs="宋体" w:hint="eastAsia"/>
          <w:sz w:val="24"/>
          <w:szCs w:val="24"/>
          <w:vertAlign w:val="superscript"/>
        </w:rPr>
        <w:t>[1]</w:t>
      </w:r>
      <w:r>
        <w:rPr>
          <w:rFonts w:ascii="Times New Roman" w:hAnsi="Times New Roman" w:cs="Times New Roman" w:hint="eastAsia"/>
          <w:sz w:val="24"/>
          <w:szCs w:val="24"/>
        </w:rPr>
        <w:t>，在整合</w:t>
      </w:r>
      <w:r>
        <w:rPr>
          <w:rFonts w:ascii="Times New Roman" w:hAnsi="Times New Roman" w:cs="Times New Roman" w:hint="eastAsia"/>
          <w:sz w:val="24"/>
          <w:szCs w:val="24"/>
        </w:rPr>
        <w:t>Spring</w:t>
      </w:r>
      <w:r>
        <w:rPr>
          <w:rFonts w:ascii="Times New Roman" w:hAnsi="Times New Roman" w:cs="Times New Roman" w:hint="eastAsia"/>
          <w:sz w:val="24"/>
          <w:szCs w:val="24"/>
        </w:rPr>
        <w:t>框架原生态资源的基础上，以默认配置的方式，为框架使用人员准备了许多的默认的开箱即用的开发组件，相较于传统的</w:t>
      </w:r>
      <w:r>
        <w:rPr>
          <w:rFonts w:ascii="Times New Roman" w:hAnsi="Times New Roman" w:cs="Times New Roman" w:hint="eastAsia"/>
          <w:sz w:val="24"/>
          <w:szCs w:val="24"/>
        </w:rPr>
        <w:t>Spring</w:t>
      </w:r>
      <w:r>
        <w:rPr>
          <w:rFonts w:ascii="Times New Roman" w:hAnsi="Times New Roman" w:cs="Times New Roman" w:hint="eastAsia"/>
          <w:sz w:val="24"/>
          <w:szCs w:val="24"/>
        </w:rPr>
        <w:t>类型的项目，大大节省了项目用于框架功能集成和开发时间，这种优良的特性也为</w:t>
      </w:r>
      <w:r>
        <w:rPr>
          <w:rFonts w:ascii="Times New Roman" w:hAnsi="Times New Roman" w:cs="Times New Roman" w:hint="eastAsia"/>
          <w:sz w:val="24"/>
          <w:szCs w:val="24"/>
        </w:rPr>
        <w:t>Spring Cloud</w:t>
      </w:r>
      <w:r>
        <w:rPr>
          <w:rFonts w:ascii="Times New Roman" w:hAnsi="Times New Roman" w:cs="Times New Roman" w:hint="eastAsia"/>
          <w:sz w:val="24"/>
          <w:szCs w:val="24"/>
        </w:rPr>
        <w:t>的诞生打下了基础。此外，</w:t>
      </w:r>
      <w:r>
        <w:rPr>
          <w:rFonts w:ascii="Times New Roman" w:hAnsi="Times New Roman" w:cs="Times New Roman" w:hint="eastAsia"/>
          <w:sz w:val="24"/>
          <w:szCs w:val="24"/>
        </w:rPr>
        <w:t>Spring Boot</w:t>
      </w:r>
      <w:r>
        <w:rPr>
          <w:rFonts w:ascii="Times New Roman" w:hAnsi="Times New Roman" w:cs="Times New Roman" w:hint="eastAsia"/>
          <w:sz w:val="24"/>
          <w:szCs w:val="24"/>
        </w:rPr>
        <w:t>还提供了服务发现机制，在按照该机制的默认规则下，开发人员能够就简单地将项目中的互不影响的业务独立组装成一个组件，以在业务层面上提高代码地复用效率。</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Spring Boot</w:t>
      </w:r>
      <w:r>
        <w:rPr>
          <w:rFonts w:ascii="Times New Roman" w:hAnsi="Times New Roman" w:cs="Times New Roman" w:hint="eastAsia"/>
          <w:sz w:val="24"/>
          <w:szCs w:val="24"/>
        </w:rPr>
        <w:t>的基本架构如下图所示：</w:t>
      </w:r>
    </w:p>
    <w:p w:rsidR="000D534D" w:rsidRDefault="00261E4B">
      <w:pPr>
        <w:jc w:val="center"/>
      </w:pPr>
      <w:r>
        <w:rPr>
          <w:noProof/>
        </w:rPr>
        <w:drawing>
          <wp:inline distT="0" distB="0" distL="0" distR="0" wp14:anchorId="55EFF93C" wp14:editId="72395EB1">
            <wp:extent cx="5579110" cy="3226435"/>
            <wp:effectExtent l="0" t="0" r="2540" b="0"/>
            <wp:docPr id="14" name="图片 14" descr="http://pic2.zhimg.com/v2-25255730d734b1b817bde8070f0dcaa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pic2.zhimg.com/v2-25255730d734b1b817bde8070f0dcaaf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9110" cy="3226585"/>
                    </a:xfrm>
                    <a:prstGeom prst="rect">
                      <a:avLst/>
                    </a:prstGeom>
                    <a:noFill/>
                    <a:ln>
                      <a:noFill/>
                    </a:ln>
                  </pic:spPr>
                </pic:pic>
              </a:graphicData>
            </a:graphic>
          </wp:inline>
        </w:drawing>
      </w:r>
    </w:p>
    <w:p w:rsidR="000D534D" w:rsidRDefault="00261E4B">
      <w:pPr>
        <w:jc w:val="center"/>
        <w:rPr>
          <w:b/>
        </w:rPr>
      </w:pPr>
      <w:r>
        <w:rPr>
          <w:rFonts w:cs="宋体" w:hint="eastAsia"/>
          <w:b/>
        </w:rPr>
        <w:t>图</w:t>
      </w:r>
      <w:r>
        <w:rPr>
          <w:b/>
        </w:rPr>
        <w:t xml:space="preserve">1  </w:t>
      </w:r>
      <w:r>
        <w:rPr>
          <w:rFonts w:cs="宋体" w:hint="eastAsia"/>
          <w:b/>
        </w:rPr>
        <w:t>Spring Boot</w:t>
      </w:r>
      <w:r>
        <w:rPr>
          <w:rFonts w:cs="宋体" w:hint="eastAsia"/>
          <w:b/>
        </w:rPr>
        <w:t>架构</w:t>
      </w:r>
      <w:r>
        <w:rPr>
          <w:rFonts w:cs="宋体" w:hint="eastAsia"/>
          <w:b/>
        </w:rPr>
        <w:tab/>
      </w:r>
    </w:p>
    <w:p w:rsidR="000D534D" w:rsidRDefault="00261E4B">
      <w:pPr>
        <w:pStyle w:val="3"/>
      </w:pPr>
      <w:bookmarkStart w:id="37" w:name="_Toc6343764"/>
      <w:r>
        <w:rPr>
          <w:rFonts w:hint="eastAsia"/>
        </w:rPr>
        <w:t xml:space="preserve">1.2.4 </w:t>
      </w:r>
      <w:proofErr w:type="spellStart"/>
      <w:r>
        <w:rPr>
          <w:rFonts w:hint="eastAsia"/>
        </w:rPr>
        <w:t>Ngnix</w:t>
      </w:r>
      <w:proofErr w:type="spellEnd"/>
      <w:r>
        <w:rPr>
          <w:rFonts w:hint="eastAsia"/>
        </w:rPr>
        <w:t>概述</w:t>
      </w:r>
      <w:bookmarkEnd w:id="37"/>
    </w:p>
    <w:p w:rsidR="000D534D" w:rsidRDefault="00261E4B">
      <w:pPr>
        <w:spacing w:line="360" w:lineRule="auto"/>
        <w:rPr>
          <w:sz w:val="24"/>
          <w:szCs w:val="24"/>
        </w:rPr>
      </w:pPr>
      <w:r>
        <w:rPr>
          <w:rFonts w:hint="eastAsia"/>
        </w:rPr>
        <w:tab/>
      </w:r>
      <w:proofErr w:type="spellStart"/>
      <w:r>
        <w:rPr>
          <w:rFonts w:ascii="Times New Roman" w:hAnsi="Times New Roman" w:cs="Times New Roman"/>
          <w:sz w:val="24"/>
          <w:szCs w:val="24"/>
        </w:rPr>
        <w:t>Ngnix</w:t>
      </w:r>
      <w:proofErr w:type="spellEnd"/>
      <w:r>
        <w:rPr>
          <w:rFonts w:ascii="Times New Roman" w:hAnsi="Times New Roman" w:cs="Times New Roman" w:hint="eastAsia"/>
          <w:sz w:val="24"/>
          <w:szCs w:val="24"/>
        </w:rPr>
        <w:t>是一款是由俄罗斯的程序设计师</w:t>
      </w:r>
      <w:r>
        <w:rPr>
          <w:rFonts w:ascii="Times New Roman" w:hAnsi="Times New Roman" w:cs="Times New Roman" w:hint="eastAsia"/>
          <w:sz w:val="24"/>
          <w:szCs w:val="24"/>
        </w:rPr>
        <w:t xml:space="preserve">Igor </w:t>
      </w:r>
      <w:proofErr w:type="spellStart"/>
      <w:r>
        <w:rPr>
          <w:rFonts w:ascii="Times New Roman" w:hAnsi="Times New Roman" w:cs="Times New Roman" w:hint="eastAsia"/>
          <w:sz w:val="24"/>
          <w:szCs w:val="24"/>
        </w:rPr>
        <w:t>Sysoev</w:t>
      </w:r>
      <w:proofErr w:type="spellEnd"/>
      <w:r>
        <w:rPr>
          <w:rFonts w:ascii="Times New Roman" w:hAnsi="Times New Roman" w:cs="Times New Roman" w:hint="eastAsia"/>
          <w:sz w:val="24"/>
          <w:szCs w:val="24"/>
        </w:rPr>
        <w:t>所开发高性能的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和</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反向代理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服务器，也是一个</w:t>
      </w:r>
      <w:r>
        <w:rPr>
          <w:rFonts w:ascii="Times New Roman" w:hAnsi="Times New Roman" w:cs="Times New Roman" w:hint="eastAsia"/>
          <w:sz w:val="24"/>
          <w:szCs w:val="24"/>
        </w:rPr>
        <w:t xml:space="preserve"> IMAP/POP3/SMTP </w:t>
      </w:r>
      <w:r>
        <w:rPr>
          <w:rFonts w:ascii="Times New Roman" w:hAnsi="Times New Roman" w:cs="Times New Roman" w:hint="eastAsia"/>
          <w:sz w:val="24"/>
          <w:szCs w:val="24"/>
        </w:rPr>
        <w:t>代理服务器</w:t>
      </w:r>
      <w:r>
        <w:rPr>
          <w:rFonts w:ascii="Times New Roman" w:hAnsi="Times New Roman" w:cs="宋体" w:hint="eastAsia"/>
          <w:sz w:val="24"/>
          <w:szCs w:val="24"/>
          <w:vertAlign w:val="superscript"/>
        </w:rPr>
        <w:t>[2]</w:t>
      </w:r>
      <w:r>
        <w:rPr>
          <w:sz w:val="24"/>
          <w:szCs w:val="24"/>
        </w:rPr>
        <w:t xml:space="preserve"> </w:t>
      </w:r>
      <w:r>
        <w:rPr>
          <w:rFonts w:hint="eastAsia"/>
          <w:sz w:val="24"/>
          <w:szCs w:val="24"/>
        </w:rPr>
        <w:t>，其基于</w:t>
      </w:r>
      <w:r>
        <w:rPr>
          <w:rFonts w:ascii="Times New Roman" w:hAnsi="Times New Roman" w:cs="Times New Roman"/>
          <w:sz w:val="24"/>
          <w:szCs w:val="24"/>
        </w:rPr>
        <w:t>IO</w:t>
      </w:r>
      <w:r>
        <w:rPr>
          <w:rFonts w:hint="eastAsia"/>
          <w:sz w:val="24"/>
          <w:szCs w:val="24"/>
        </w:rPr>
        <w:t>模型</w:t>
      </w:r>
      <w:proofErr w:type="spellStart"/>
      <w:r>
        <w:rPr>
          <w:rFonts w:ascii="Times New Roman" w:hAnsi="Times New Roman" w:cs="Times New Roman"/>
          <w:sz w:val="24"/>
          <w:szCs w:val="24"/>
        </w:rPr>
        <w:t>epoll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kqueue</w:t>
      </w:r>
      <w:proofErr w:type="spellEnd"/>
      <w:r>
        <w:rPr>
          <w:rFonts w:ascii="Times New Roman" w:hAnsi="Times New Roman" w:cs="Times New Roman" w:hint="eastAsia"/>
          <w:sz w:val="24"/>
          <w:szCs w:val="24"/>
        </w:rPr>
        <w:t>，由</w:t>
      </w:r>
      <w:r>
        <w:rPr>
          <w:rFonts w:ascii="Times New Roman" w:hAnsi="Times New Roman" w:cs="Times New Roman" w:hint="eastAsia"/>
          <w:sz w:val="24"/>
          <w:szCs w:val="24"/>
        </w:rPr>
        <w:t>C</w:t>
      </w:r>
      <w:r>
        <w:rPr>
          <w:rFonts w:ascii="Times New Roman" w:hAnsi="Times New Roman" w:cs="Times New Roman" w:hint="eastAsia"/>
          <w:sz w:val="24"/>
          <w:szCs w:val="24"/>
        </w:rPr>
        <w:t>语言进行编写，也因此</w:t>
      </w:r>
      <w:r>
        <w:rPr>
          <w:rFonts w:hint="eastAsia"/>
          <w:sz w:val="24"/>
          <w:szCs w:val="24"/>
        </w:rPr>
        <w:t>并发能力强、内存开销小、部署简单、易于配置，在一些高并发情况下，常用作为</w:t>
      </w:r>
      <w:r>
        <w:rPr>
          <w:rFonts w:ascii="Times New Roman" w:hAnsi="Times New Roman" w:cs="Times New Roman"/>
          <w:sz w:val="24"/>
          <w:szCs w:val="24"/>
        </w:rPr>
        <w:t>Apache</w:t>
      </w:r>
      <w:r>
        <w:rPr>
          <w:rFonts w:hint="eastAsia"/>
          <w:sz w:val="24"/>
          <w:szCs w:val="24"/>
        </w:rPr>
        <w:t>服务器的替代品，用于</w:t>
      </w:r>
      <w:r>
        <w:rPr>
          <w:rFonts w:ascii="Times New Roman" w:hAnsi="Times New Roman" w:cs="Times New Roman"/>
          <w:sz w:val="24"/>
          <w:szCs w:val="24"/>
        </w:rPr>
        <w:t>HTTP</w:t>
      </w:r>
      <w:r>
        <w:rPr>
          <w:rFonts w:hint="eastAsia"/>
          <w:sz w:val="24"/>
          <w:szCs w:val="24"/>
        </w:rPr>
        <w:t>的代理服务器。在本项目中，</w:t>
      </w:r>
      <w:proofErr w:type="spellStart"/>
      <w:r>
        <w:rPr>
          <w:rFonts w:hint="eastAsia"/>
          <w:sz w:val="24"/>
          <w:szCs w:val="24"/>
        </w:rPr>
        <w:t>Ngnix</w:t>
      </w:r>
      <w:proofErr w:type="spellEnd"/>
      <w:r>
        <w:rPr>
          <w:rFonts w:hint="eastAsia"/>
          <w:sz w:val="24"/>
          <w:szCs w:val="24"/>
        </w:rPr>
        <w:t>则用来做简单的长连接的负载均衡和容错处理。</w:t>
      </w:r>
    </w:p>
    <w:p w:rsidR="000D534D" w:rsidRDefault="00261E4B">
      <w:pPr>
        <w:pStyle w:val="3"/>
      </w:pPr>
      <w:bookmarkStart w:id="38" w:name="_Toc6343765"/>
      <w:r>
        <w:rPr>
          <w:rFonts w:hint="eastAsia"/>
        </w:rPr>
        <w:lastRenderedPageBreak/>
        <w:t xml:space="preserve">1.2.5 </w:t>
      </w:r>
      <w:proofErr w:type="spellStart"/>
      <w:r>
        <w:rPr>
          <w:rFonts w:hint="eastAsia"/>
        </w:rPr>
        <w:t>Redission</w:t>
      </w:r>
      <w:proofErr w:type="spellEnd"/>
      <w:r>
        <w:rPr>
          <w:rFonts w:hint="eastAsia"/>
        </w:rPr>
        <w:t>概述</w:t>
      </w:r>
      <w:bookmarkEnd w:id="38"/>
    </w:p>
    <w:p w:rsidR="000D534D" w:rsidRDefault="00261E4B">
      <w:pPr>
        <w:spacing w:line="360" w:lineRule="auto"/>
        <w:rPr>
          <w:rFonts w:ascii="Times New Roman" w:hAnsi="Times New Roman" w:cs="Times New Roman"/>
          <w:sz w:val="24"/>
          <w:szCs w:val="24"/>
        </w:rPr>
      </w:pPr>
      <w:r>
        <w:rPr>
          <w:rFonts w:hint="eastAsia"/>
        </w:rPr>
        <w:tab/>
      </w:r>
      <w:proofErr w:type="spellStart"/>
      <w:r>
        <w:rPr>
          <w:rFonts w:ascii="Times New Roman" w:hAnsi="Times New Roman" w:cs="Times New Roman" w:hint="eastAsia"/>
          <w:sz w:val="24"/>
          <w:szCs w:val="24"/>
        </w:rPr>
        <w:t>Redission</w:t>
      </w:r>
      <w:proofErr w:type="spellEnd"/>
      <w:r>
        <w:rPr>
          <w:rFonts w:ascii="Times New Roman" w:hAnsi="Times New Roman" w:cs="Times New Roman" w:hint="eastAsia"/>
          <w:sz w:val="24"/>
          <w:szCs w:val="24"/>
        </w:rPr>
        <w:t>是架设在</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键值数据库基础的上的</w:t>
      </w:r>
      <w:r>
        <w:rPr>
          <w:rFonts w:ascii="Times New Roman" w:hAnsi="Times New Roman" w:cs="Times New Roman" w:hint="eastAsia"/>
          <w:sz w:val="24"/>
          <w:szCs w:val="24"/>
        </w:rPr>
        <w:t>Java</w:t>
      </w:r>
      <w:r>
        <w:rPr>
          <w:rFonts w:ascii="Times New Roman" w:hAnsi="Times New Roman" w:cs="Times New Roman" w:hint="eastAsia"/>
          <w:sz w:val="24"/>
          <w:szCs w:val="24"/>
        </w:rPr>
        <w:t>驻内存数据网络。该框架充分了</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数据库的优势，提供简明易懂的</w:t>
      </w:r>
      <w:r>
        <w:rPr>
          <w:rFonts w:ascii="Times New Roman" w:hAnsi="Times New Roman" w:cs="Times New Roman" w:hint="eastAsia"/>
          <w:sz w:val="24"/>
          <w:szCs w:val="24"/>
        </w:rPr>
        <w:t>API</w:t>
      </w:r>
      <w:r>
        <w:rPr>
          <w:rFonts w:ascii="Times New Roman" w:hAnsi="Times New Roman" w:cs="Times New Roman" w:hint="eastAsia"/>
          <w:sz w:val="24"/>
          <w:szCs w:val="24"/>
        </w:rPr>
        <w:t>调用接口，赋予了程序分布式多机多线程多并发的执行能力，大大降低了设计和开发分布式系统的难度。同时依赖于非阻塞的高性能、异步事件驱动的网络编程框架</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Redission</w:t>
      </w:r>
      <w:proofErr w:type="spellEnd"/>
      <w:r>
        <w:rPr>
          <w:rFonts w:ascii="Times New Roman" w:hAnsi="Times New Roman" w:cs="Times New Roman" w:hint="eastAsia"/>
          <w:sz w:val="24"/>
          <w:szCs w:val="24"/>
        </w:rPr>
        <w:t>的底层，在原</w:t>
      </w:r>
      <w:proofErr w:type="spellStart"/>
      <w:r>
        <w:rPr>
          <w:rFonts w:ascii="Times New Roman" w:hAnsi="Times New Roman" w:cs="Times New Roman" w:hint="eastAsia"/>
          <w:sz w:val="24"/>
          <w:szCs w:val="24"/>
        </w:rPr>
        <w:t>Redis</w:t>
      </w:r>
      <w:proofErr w:type="spellEnd"/>
      <w:r>
        <w:rPr>
          <w:rFonts w:ascii="Times New Roman" w:hAnsi="Times New Roman" w:cs="Times New Roman" w:hint="eastAsia"/>
          <w:sz w:val="24"/>
          <w:szCs w:val="24"/>
        </w:rPr>
        <w:t>的能力基础上，增加了非常的分布式数据结构和服务，有如：有界阻塞列队（</w:t>
      </w:r>
      <w:r>
        <w:rPr>
          <w:rFonts w:ascii="Times New Roman" w:hAnsi="Times New Roman" w:cs="Times New Roman" w:hint="eastAsia"/>
          <w:sz w:val="24"/>
          <w:szCs w:val="24"/>
        </w:rPr>
        <w:t>Bounded Blocking Queue</w:t>
      </w:r>
      <w:r>
        <w:rPr>
          <w:rFonts w:ascii="Times New Roman" w:hAnsi="Times New Roman" w:cs="Times New Roman" w:hint="eastAsia"/>
          <w:sz w:val="24"/>
          <w:szCs w:val="24"/>
        </w:rPr>
        <w:t>）、布隆过滤器（</w:t>
      </w:r>
      <w:r>
        <w:rPr>
          <w:rFonts w:ascii="Times New Roman" w:hAnsi="Times New Roman" w:cs="Times New Roman" w:hint="eastAsia"/>
          <w:sz w:val="24"/>
          <w:szCs w:val="24"/>
        </w:rPr>
        <w:t>Bloom Filter</w:t>
      </w:r>
      <w:r>
        <w:rPr>
          <w:rFonts w:ascii="Times New Roman" w:hAnsi="Times New Roman" w:cs="Times New Roman" w:hint="eastAsia"/>
          <w:sz w:val="24"/>
          <w:szCs w:val="24"/>
        </w:rPr>
        <w:t>）、分布式锁（</w:t>
      </w:r>
      <w:r>
        <w:rPr>
          <w:rFonts w:ascii="Times New Roman" w:hAnsi="Times New Roman" w:cs="Times New Roman" w:hint="eastAsia"/>
          <w:sz w:val="24"/>
          <w:szCs w:val="24"/>
        </w:rPr>
        <w:t>Distributed Lock</w:t>
      </w:r>
      <w:r>
        <w:rPr>
          <w:rFonts w:ascii="Times New Roman" w:hAnsi="Times New Roman" w:cs="Times New Roman" w:hint="eastAsia"/>
          <w:sz w:val="24"/>
          <w:szCs w:val="24"/>
        </w:rPr>
        <w:t>）</w:t>
      </w:r>
      <w:r>
        <w:rPr>
          <w:rFonts w:ascii="Times New Roman" w:hAnsi="Times New Roman" w:cs="宋体" w:hint="eastAsia"/>
          <w:sz w:val="24"/>
          <w:szCs w:val="24"/>
          <w:vertAlign w:val="superscript"/>
        </w:rPr>
        <w:t>[3]</w:t>
      </w:r>
      <w:r>
        <w:rPr>
          <w:rFonts w:ascii="Times New Roman" w:hAnsi="Times New Roman" w:cs="Times New Roman" w:hint="eastAsia"/>
          <w:sz w:val="24"/>
          <w:szCs w:val="24"/>
        </w:rPr>
        <w:t>等。</w:t>
      </w:r>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更多有关于</w:t>
      </w:r>
      <w:proofErr w:type="spellStart"/>
      <w:r>
        <w:rPr>
          <w:rFonts w:ascii="Times New Roman" w:hAnsi="Times New Roman" w:cs="Times New Roman" w:hint="eastAsia"/>
          <w:sz w:val="24"/>
          <w:szCs w:val="24"/>
        </w:rPr>
        <w:t>Reddission</w:t>
      </w:r>
      <w:proofErr w:type="spellEnd"/>
      <w:r>
        <w:rPr>
          <w:rFonts w:ascii="Times New Roman" w:hAnsi="Times New Roman" w:cs="Times New Roman" w:hint="eastAsia"/>
          <w:sz w:val="24"/>
          <w:szCs w:val="24"/>
        </w:rPr>
        <w:t>的功能与特性如下图所示：</w:t>
      </w:r>
    </w:p>
    <w:p w:rsidR="000D534D" w:rsidRDefault="00261E4B">
      <w:pPr>
        <w:spacing w:line="360" w:lineRule="auto"/>
        <w:jc w:val="center"/>
        <w:rPr>
          <w:rFonts w:ascii="Times New Roman" w:hAnsi="Times New Roman" w:cs="Times New Roman"/>
          <w:sz w:val="24"/>
          <w:szCs w:val="24"/>
        </w:rPr>
      </w:pPr>
      <w:r>
        <w:rPr>
          <w:noProof/>
        </w:rPr>
        <w:drawing>
          <wp:inline distT="0" distB="0" distL="0" distR="0" wp14:anchorId="1DF29BB9" wp14:editId="7F4CBF93">
            <wp:extent cx="5579110" cy="3719830"/>
            <wp:effectExtent l="0" t="0" r="2540" b="0"/>
            <wp:docPr id="15" name="图片 15" descr="https://camo.githubusercontent.com/5664d7af9b355209fac47098d3b51f64c4e265c7/68747470733a2f2f7265646973736f6e2e6f7267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camo.githubusercontent.com/5664d7af9b355209fac47098d3b51f64c4e265c7/68747470733a2f2f7265646973736f6e2e6f72672f6c6f676f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79110" cy="3720441"/>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2</w:t>
      </w:r>
      <w:r>
        <w:rPr>
          <w:b/>
        </w:rPr>
        <w:t xml:space="preserve">  </w:t>
      </w:r>
      <w:proofErr w:type="spellStart"/>
      <w:r>
        <w:rPr>
          <w:rFonts w:cs="宋体" w:hint="eastAsia"/>
          <w:b/>
        </w:rPr>
        <w:t>Redission</w:t>
      </w:r>
      <w:proofErr w:type="spellEnd"/>
      <w:r>
        <w:rPr>
          <w:rFonts w:cs="宋体" w:hint="eastAsia"/>
          <w:b/>
        </w:rPr>
        <w:t>功能与特性</w:t>
      </w:r>
      <w:r>
        <w:rPr>
          <w:rFonts w:cs="宋体" w:hint="eastAsia"/>
          <w:b/>
        </w:rPr>
        <w:tab/>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在本项目中利用</w:t>
      </w:r>
      <w:proofErr w:type="spellStart"/>
      <w:r>
        <w:rPr>
          <w:rFonts w:ascii="Times New Roman" w:hAnsi="Times New Roman" w:cs="Times New Roman" w:hint="eastAsia"/>
          <w:sz w:val="24"/>
          <w:szCs w:val="24"/>
        </w:rPr>
        <w:t>Ressdission</w:t>
      </w:r>
      <w:proofErr w:type="spellEnd"/>
      <w:r>
        <w:rPr>
          <w:rFonts w:ascii="Times New Roman" w:hAnsi="Times New Roman" w:cs="Times New Roman" w:hint="eastAsia"/>
          <w:sz w:val="24"/>
          <w:szCs w:val="24"/>
        </w:rPr>
        <w:t>提供的服务，以使得即时通讯模块获得聊天数据的数据缓存的能力，满足即时通讯系统即时相应数据的要求，同时在被</w:t>
      </w:r>
      <w:proofErr w:type="spellStart"/>
      <w:r>
        <w:rPr>
          <w:rFonts w:ascii="Times New Roman" w:hAnsi="Times New Roman" w:cs="Times New Roman" w:hint="eastAsia"/>
          <w:sz w:val="24"/>
          <w:szCs w:val="24"/>
        </w:rPr>
        <w:t>Reddision</w:t>
      </w:r>
      <w:proofErr w:type="spellEnd"/>
      <w:r>
        <w:rPr>
          <w:rFonts w:ascii="Times New Roman" w:hAnsi="Times New Roman" w:cs="Times New Roman" w:hint="eastAsia"/>
          <w:sz w:val="24"/>
          <w:szCs w:val="24"/>
        </w:rPr>
        <w:t>赋予更丰富的特性的发布订阅（</w:t>
      </w:r>
      <w:r>
        <w:rPr>
          <w:rFonts w:ascii="Times New Roman" w:hAnsi="Times New Roman" w:cs="Times New Roman" w:hint="eastAsia"/>
          <w:sz w:val="24"/>
          <w:szCs w:val="24"/>
        </w:rPr>
        <w:t>Sub/Pub</w:t>
      </w:r>
      <w:r>
        <w:rPr>
          <w:rFonts w:ascii="Times New Roman" w:hAnsi="Times New Roman" w:cs="Times New Roman" w:hint="eastAsia"/>
          <w:sz w:val="24"/>
          <w:szCs w:val="24"/>
        </w:rPr>
        <w:t>）模式的驱动下，为通讯模块提供基于增加数据处理节点的横向拓展通讯性能的能力。</w:t>
      </w: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0D534D">
      <w:pPr>
        <w:spacing w:line="360" w:lineRule="auto"/>
        <w:rPr>
          <w:rFonts w:ascii="Times New Roman" w:hAnsi="Times New Roman" w:cs="Times New Roman"/>
          <w:sz w:val="24"/>
          <w:szCs w:val="24"/>
        </w:rPr>
      </w:pPr>
    </w:p>
    <w:p w:rsidR="000D534D" w:rsidRDefault="00261E4B">
      <w:pPr>
        <w:pStyle w:val="3"/>
      </w:pPr>
      <w:bookmarkStart w:id="39" w:name="_Toc6343766"/>
      <w:r>
        <w:rPr>
          <w:rFonts w:hint="eastAsia"/>
        </w:rPr>
        <w:lastRenderedPageBreak/>
        <w:t xml:space="preserve">1.2.6 </w:t>
      </w:r>
      <w:proofErr w:type="spellStart"/>
      <w:r>
        <w:rPr>
          <w:rFonts w:hint="eastAsia"/>
        </w:rPr>
        <w:t>Redis</w:t>
      </w:r>
      <w:proofErr w:type="spellEnd"/>
      <w:r>
        <w:rPr>
          <w:rFonts w:hint="eastAsia"/>
        </w:rPr>
        <w:t>概述</w:t>
      </w:r>
      <w:bookmarkEnd w:id="39"/>
    </w:p>
    <w:p w:rsidR="000D534D" w:rsidRDefault="00261E4B">
      <w:pPr>
        <w:spacing w:line="360" w:lineRule="auto"/>
        <w:ind w:firstLine="420"/>
      </w:pPr>
      <w:r>
        <w:rPr>
          <w:rFonts w:ascii="Times New Roman" w:hAnsi="Times New Roman" w:cs="Times New Roman"/>
          <w:sz w:val="24"/>
          <w:szCs w:val="24"/>
        </w:rPr>
        <w:t>伴随着</w:t>
      </w:r>
      <w:r>
        <w:rPr>
          <w:rFonts w:ascii="Times New Roman" w:hAnsi="Times New Roman" w:cs="Times New Roman"/>
          <w:sz w:val="24"/>
          <w:szCs w:val="24"/>
        </w:rPr>
        <w:t>Web2.0</w:t>
      </w:r>
      <w:r>
        <w:rPr>
          <w:rFonts w:ascii="Times New Roman" w:hAnsi="Times New Roman" w:cs="Times New Roman"/>
          <w:sz w:val="24"/>
          <w:szCs w:val="24"/>
        </w:rPr>
        <w:t>时代的兴起，传统的关系数据库的运用在数据规模大、数据种类繁多、高并发的场景中的表现略显乏力，在这种情况下</w:t>
      </w:r>
      <w:r>
        <w:rPr>
          <w:rFonts w:ascii="Times New Roman" w:hAnsi="Times New Roman" w:cs="Times New Roman"/>
          <w:sz w:val="24"/>
          <w:szCs w:val="24"/>
        </w:rPr>
        <w:t>,</w:t>
      </w:r>
      <w:r>
        <w:rPr>
          <w:rFonts w:ascii="Times New Roman" w:hAnsi="Times New Roman" w:cs="Times New Roman"/>
          <w:sz w:val="24"/>
          <w:szCs w:val="24"/>
        </w:rPr>
        <w:t>在</w:t>
      </w:r>
      <w:r>
        <w:rPr>
          <w:rFonts w:ascii="Times New Roman" w:hAnsi="Times New Roman" w:cs="Times New Roman"/>
          <w:sz w:val="24"/>
          <w:szCs w:val="24"/>
        </w:rPr>
        <w:t>CAP(</w:t>
      </w:r>
      <w:r>
        <w:rPr>
          <w:rFonts w:ascii="Times New Roman" w:hAnsi="Times New Roman" w:cs="Times New Roman"/>
          <w:sz w:val="24"/>
          <w:szCs w:val="24"/>
        </w:rPr>
        <w:t>一致性、可以用性、分区容错性理论指导下的</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数据库产品的呼声和使用范围日渐高涨，在事物目前非关系数据库的种类有：键值数据库、</w:t>
      </w:r>
      <w:proofErr w:type="gramStart"/>
      <w:r>
        <w:rPr>
          <w:rFonts w:ascii="Times New Roman" w:hAnsi="Times New Roman" w:cs="Times New Roman"/>
          <w:sz w:val="24"/>
          <w:szCs w:val="24"/>
        </w:rPr>
        <w:t>列族数据库</w:t>
      </w:r>
      <w:proofErr w:type="gramEnd"/>
      <w:r>
        <w:rPr>
          <w:rFonts w:ascii="Times New Roman" w:hAnsi="Times New Roman" w:cs="Times New Roman"/>
          <w:sz w:val="24"/>
          <w:szCs w:val="24"/>
        </w:rPr>
        <w:t>、文档数据库以及图数据库。</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则作为键值数据库的代表，是由</w:t>
      </w:r>
      <w:r>
        <w:rPr>
          <w:rFonts w:ascii="Times New Roman" w:hAnsi="Times New Roman" w:cs="Times New Roman"/>
          <w:sz w:val="24"/>
          <w:szCs w:val="24"/>
        </w:rPr>
        <w:t>ANSI C</w:t>
      </w:r>
      <w:r>
        <w:rPr>
          <w:rFonts w:ascii="Times New Roman" w:hAnsi="Times New Roman" w:cs="Times New Roman"/>
          <w:sz w:val="24"/>
          <w:szCs w:val="24"/>
        </w:rPr>
        <w:t>语言编写，是一个高性能的提供原子性操作和的分布式键值数据库，相对与</w:t>
      </w:r>
      <w:proofErr w:type="spellStart"/>
      <w:r>
        <w:rPr>
          <w:rFonts w:ascii="Times New Roman" w:hAnsi="Times New Roman" w:cs="Times New Roman"/>
          <w:sz w:val="24"/>
          <w:szCs w:val="24"/>
        </w:rPr>
        <w:t>memcached</w:t>
      </w:r>
      <w:proofErr w:type="spellEnd"/>
      <w:r>
        <w:rPr>
          <w:rFonts w:ascii="Times New Roman" w:hAnsi="Times New Roman" w:cs="Times New Roman"/>
          <w:sz w:val="24"/>
          <w:szCs w:val="24"/>
        </w:rPr>
        <w:t>数据库，</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支持更多的数据类型，不仅如此，它还提供数据持久化操作。在应用领域方面，</w:t>
      </w: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可以用来缓存热数据，提高系统的相应性能；可以用来作为队列，解决在高并发的情况的请求阻塞问题，典型的框架有</w:t>
      </w:r>
      <w:proofErr w:type="spellStart"/>
      <w:r>
        <w:rPr>
          <w:rFonts w:ascii="Times New Roman" w:hAnsi="Times New Roman" w:cs="Times New Roman"/>
          <w:sz w:val="24"/>
          <w:szCs w:val="24"/>
        </w:rPr>
        <w:t>ActiveMQ</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RocketMQ</w:t>
      </w:r>
      <w:proofErr w:type="spellEnd"/>
      <w:r>
        <w:rPr>
          <w:rFonts w:ascii="Times New Roman" w:hAnsi="Times New Roman" w:cs="Times New Roman"/>
          <w:sz w:val="24"/>
          <w:szCs w:val="24"/>
        </w:rPr>
        <w:t>；可以实现分布式锁，实现在高并发情况下事务的问题。</w:t>
      </w:r>
    </w:p>
    <w:p w:rsidR="000D534D" w:rsidRDefault="00261E4B">
      <w:pPr>
        <w:pStyle w:val="3"/>
      </w:pPr>
      <w:bookmarkStart w:id="40" w:name="_Toc6343767"/>
      <w:r>
        <w:rPr>
          <w:rFonts w:hint="eastAsia"/>
        </w:rPr>
        <w:t xml:space="preserve">1.2.7 </w:t>
      </w:r>
      <w:proofErr w:type="spellStart"/>
      <w:r>
        <w:rPr>
          <w:rFonts w:hint="eastAsia"/>
        </w:rPr>
        <w:t>S</w:t>
      </w:r>
      <w:r>
        <w:t>eaweedFs</w:t>
      </w:r>
      <w:proofErr w:type="spellEnd"/>
      <w:r>
        <w:rPr>
          <w:rFonts w:hint="eastAsia"/>
        </w:rPr>
        <w:t>概述</w:t>
      </w:r>
      <w:bookmarkEnd w:id="40"/>
    </w:p>
    <w:p w:rsidR="000D534D" w:rsidRDefault="00261E4B">
      <w:pPr>
        <w:spacing w:line="360" w:lineRule="auto"/>
        <w:rPr>
          <w:rFonts w:ascii="Times New Roman" w:hAnsi="Times New Roman" w:cs="Times New Roman"/>
          <w:sz w:val="24"/>
          <w:szCs w:val="24"/>
        </w:rPr>
      </w:pPr>
      <w:r>
        <w:rPr>
          <w:rFonts w:hint="eastAsia"/>
        </w:rPr>
        <w:tab/>
      </w:r>
      <w:proofErr w:type="spellStart"/>
      <w:r>
        <w:rPr>
          <w:rFonts w:ascii="Times New Roman" w:hAnsi="Times New Roman" w:cs="Times New Roman" w:hint="eastAsia"/>
          <w:sz w:val="24"/>
          <w:szCs w:val="24"/>
        </w:rPr>
        <w:t>SeaweedFs</w:t>
      </w:r>
      <w:proofErr w:type="spellEnd"/>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语言开发而成的分布式的适合于中小文件存储的文件存储系统。</w:t>
      </w:r>
      <w:proofErr w:type="spellStart"/>
      <w:r>
        <w:rPr>
          <w:rFonts w:ascii="Times New Roman" w:hAnsi="Times New Roman" w:cs="Times New Roman" w:hint="eastAsia"/>
          <w:sz w:val="24"/>
          <w:szCs w:val="24"/>
        </w:rPr>
        <w:t>SeeweeFS</w:t>
      </w:r>
      <w:proofErr w:type="spellEnd"/>
      <w:r>
        <w:rPr>
          <w:rFonts w:ascii="Times New Roman" w:hAnsi="Times New Roman" w:cs="Times New Roman" w:hint="eastAsia"/>
          <w:sz w:val="24"/>
          <w:szCs w:val="24"/>
        </w:rPr>
        <w:t>是</w:t>
      </w:r>
      <w:r>
        <w:rPr>
          <w:rFonts w:ascii="Times New Roman" w:hAnsi="Times New Roman" w:cs="Times New Roman" w:hint="eastAsia"/>
          <w:sz w:val="24"/>
          <w:szCs w:val="24"/>
        </w:rPr>
        <w:t>Facebook</w:t>
      </w:r>
      <w:r>
        <w:rPr>
          <w:rFonts w:ascii="Times New Roman" w:hAnsi="Times New Roman" w:cs="Times New Roman" w:hint="eastAsia"/>
          <w:sz w:val="24"/>
          <w:szCs w:val="24"/>
        </w:rPr>
        <w:t>针对于海量中小文件存储，提高系统并发性能而提出的有关于图片存储服务器的论文</w:t>
      </w:r>
      <w:r>
        <w:rPr>
          <w:rFonts w:ascii="Times New Roman" w:hAnsi="Times New Roman" w:cs="Times New Roman"/>
          <w:sz w:val="24"/>
          <w:szCs w:val="24"/>
        </w:rPr>
        <w:t>Finding a needle in Haystack: Facebook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s photo </w:t>
      </w:r>
      <w:proofErr w:type="spellStart"/>
      <w:r>
        <w:rPr>
          <w:rFonts w:ascii="Times New Roman" w:hAnsi="Times New Roman" w:cs="Times New Roman"/>
          <w:sz w:val="24"/>
          <w:szCs w:val="24"/>
        </w:rPr>
        <w:t>storager</w:t>
      </w:r>
      <w:proofErr w:type="spellEnd"/>
      <w:r>
        <w:rPr>
          <w:rFonts w:ascii="Times New Roman" w:hAnsi="Times New Roman" w:cs="Times New Roman" w:hint="eastAsia"/>
          <w:sz w:val="24"/>
          <w:szCs w:val="24"/>
        </w:rPr>
        <w:t>的一个开源实现。该文件存储系统的分布式部署主要是采用主从结构部署，将文件内容和文件的</w:t>
      </w:r>
      <w:proofErr w:type="gramStart"/>
      <w:r>
        <w:rPr>
          <w:rFonts w:ascii="Times New Roman" w:hAnsi="Times New Roman" w:cs="Times New Roman" w:hint="eastAsia"/>
          <w:sz w:val="24"/>
          <w:szCs w:val="24"/>
        </w:rPr>
        <w:t>元信息</w:t>
      </w:r>
      <w:proofErr w:type="gramEnd"/>
      <w:r>
        <w:rPr>
          <w:rFonts w:ascii="Times New Roman" w:hAnsi="Times New Roman" w:cs="Times New Roman" w:hint="eastAsia"/>
          <w:sz w:val="24"/>
          <w:szCs w:val="24"/>
        </w:rPr>
        <w:t>的存储分离，其中</w:t>
      </w:r>
      <w:proofErr w:type="gramStart"/>
      <w:r>
        <w:rPr>
          <w:rFonts w:ascii="Times New Roman" w:hAnsi="Times New Roman" w:cs="Times New Roman" w:hint="eastAsia"/>
          <w:sz w:val="24"/>
          <w:szCs w:val="24"/>
        </w:rPr>
        <w:t>元信息</w:t>
      </w:r>
      <w:proofErr w:type="gramEnd"/>
      <w:r>
        <w:rPr>
          <w:rFonts w:ascii="Times New Roman" w:hAnsi="Times New Roman" w:cs="Times New Roman" w:hint="eastAsia"/>
          <w:sz w:val="24"/>
          <w:szCs w:val="24"/>
        </w:rPr>
        <w:t>为</w:t>
      </w:r>
      <w:r>
        <w:rPr>
          <w:rFonts w:ascii="Times New Roman" w:hAnsi="Times New Roman" w:cs="Times New Roman" w:hint="eastAsia"/>
          <w:sz w:val="24"/>
          <w:szCs w:val="24"/>
        </w:rPr>
        <w:t>40</w:t>
      </w:r>
      <w:r>
        <w:rPr>
          <w:rFonts w:ascii="Times New Roman" w:hAnsi="Times New Roman" w:cs="Times New Roman" w:hint="eastAsia"/>
          <w:sz w:val="24"/>
          <w:szCs w:val="24"/>
        </w:rPr>
        <w:t>字节的大小，文件内容以二进制的方式进行存储，也仅消耗</w:t>
      </w:r>
      <w:r>
        <w:rPr>
          <w:rFonts w:ascii="Times New Roman" w:hAnsi="Times New Roman" w:cs="Times New Roman" w:hint="eastAsia"/>
          <w:sz w:val="24"/>
          <w:szCs w:val="24"/>
        </w:rPr>
        <w:t>O</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）磁盘读取时间。在文件存储上主服务器只是管理部分的文件的元数据和文件卷轴信息，而将文件的元数据管理下行并</w:t>
      </w:r>
      <w:proofErr w:type="gramStart"/>
      <w:r>
        <w:rPr>
          <w:rFonts w:ascii="Times New Roman" w:hAnsi="Times New Roman" w:cs="Times New Roman" w:hint="eastAsia"/>
          <w:sz w:val="24"/>
          <w:szCs w:val="24"/>
        </w:rPr>
        <w:t>存储到卷服务器</w:t>
      </w:r>
      <w:proofErr w:type="gramEnd"/>
      <w:r>
        <w:rPr>
          <w:rFonts w:ascii="Times New Roman" w:hAnsi="Times New Roman" w:cs="Times New Roman" w:hint="eastAsia"/>
          <w:sz w:val="24"/>
          <w:szCs w:val="24"/>
        </w:rPr>
        <w:t>当中，从而提高文件系统的并发性能。相对于</w:t>
      </w:r>
      <w:proofErr w:type="spellStart"/>
      <w:r>
        <w:rPr>
          <w:rFonts w:ascii="Times New Roman" w:hAnsi="Times New Roman" w:cs="Times New Roman" w:hint="eastAsia"/>
          <w:sz w:val="24"/>
          <w:szCs w:val="24"/>
        </w:rPr>
        <w:t>FastFS</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SeaweeFs</w:t>
      </w:r>
      <w:proofErr w:type="spellEnd"/>
      <w:r>
        <w:rPr>
          <w:rFonts w:ascii="Times New Roman" w:hAnsi="Times New Roman" w:cs="Times New Roman" w:hint="eastAsia"/>
          <w:sz w:val="24"/>
          <w:szCs w:val="24"/>
        </w:rPr>
        <w:t>提供针对</w:t>
      </w:r>
      <w:proofErr w:type="gramStart"/>
      <w:r>
        <w:rPr>
          <w:rFonts w:ascii="Times New Roman" w:hAnsi="Times New Roman" w:cs="Times New Roman" w:hint="eastAsia"/>
          <w:sz w:val="24"/>
          <w:szCs w:val="24"/>
        </w:rPr>
        <w:t>于图片</w:t>
      </w:r>
      <w:proofErr w:type="gramEnd"/>
      <w:r>
        <w:rPr>
          <w:rFonts w:ascii="Times New Roman" w:hAnsi="Times New Roman" w:cs="Times New Roman" w:hint="eastAsia"/>
          <w:sz w:val="24"/>
          <w:szCs w:val="24"/>
        </w:rPr>
        <w:t>类型的文件访问提供了尺寸调整的</w:t>
      </w:r>
      <w:r>
        <w:rPr>
          <w:rFonts w:ascii="Times New Roman" w:hAnsi="Times New Roman" w:cs="Times New Roman" w:hint="eastAsia"/>
          <w:sz w:val="24"/>
          <w:szCs w:val="24"/>
        </w:rPr>
        <w:t>API</w:t>
      </w:r>
      <w:r>
        <w:rPr>
          <w:rFonts w:ascii="Times New Roman" w:hAnsi="Times New Roman" w:cs="Times New Roman" w:hint="eastAsia"/>
          <w:sz w:val="24"/>
          <w:szCs w:val="24"/>
        </w:rPr>
        <w:t>、自带</w:t>
      </w:r>
      <w:r>
        <w:rPr>
          <w:rFonts w:ascii="Times New Roman" w:hAnsi="Times New Roman" w:cs="Times New Roman" w:hint="eastAsia"/>
          <w:sz w:val="24"/>
          <w:szCs w:val="24"/>
        </w:rPr>
        <w:t>Restful</w:t>
      </w:r>
      <w:r>
        <w:rPr>
          <w:rFonts w:ascii="Times New Roman" w:hAnsi="Times New Roman" w:cs="Times New Roman" w:hint="eastAsia"/>
          <w:sz w:val="24"/>
          <w:szCs w:val="24"/>
        </w:rPr>
        <w:t>地址的访问风格和可供自定义的文件冗余复制策略，这大大地提高了该文件存储系统的可用性和可维护性。</w:t>
      </w:r>
    </w:p>
    <w:p w:rsidR="000D534D" w:rsidRDefault="00261E4B">
      <w:pPr>
        <w:pStyle w:val="3"/>
      </w:pPr>
      <w:bookmarkStart w:id="41" w:name="_Toc6343768"/>
      <w:r>
        <w:rPr>
          <w:rFonts w:hint="eastAsia"/>
        </w:rPr>
        <w:t>1.2.8 T-</w:t>
      </w:r>
      <w:proofErr w:type="spellStart"/>
      <w:r>
        <w:rPr>
          <w:rFonts w:hint="eastAsia"/>
        </w:rPr>
        <w:t>io</w:t>
      </w:r>
      <w:proofErr w:type="spellEnd"/>
      <w:r>
        <w:rPr>
          <w:rFonts w:hint="eastAsia"/>
        </w:rPr>
        <w:t>概述</w:t>
      </w:r>
      <w:bookmarkEnd w:id="41"/>
    </w:p>
    <w:p w:rsidR="000D534D" w:rsidRDefault="00261E4B">
      <w:pPr>
        <w:spacing w:line="360" w:lineRule="auto"/>
        <w:rPr>
          <w:rFonts w:ascii="Times New Roman" w:hAnsi="Times New Roman" w:cs="Times New Roman"/>
          <w:sz w:val="24"/>
          <w:szCs w:val="24"/>
        </w:rPr>
      </w:pPr>
      <w:r>
        <w:rPr>
          <w:rFonts w:ascii="Times New Roman" w:hAnsi="Times New Roman" w:cs="Times New Roman" w:hint="eastAsia"/>
          <w:sz w:val="24"/>
          <w:szCs w:val="24"/>
        </w:rPr>
        <w:tab/>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是国产的</w:t>
      </w:r>
      <w:r>
        <w:rPr>
          <w:rFonts w:ascii="Times New Roman" w:hAnsi="Times New Roman" w:cs="Times New Roman" w:hint="eastAsia"/>
          <w:sz w:val="24"/>
          <w:szCs w:val="24"/>
        </w:rPr>
        <w:t>Java</w:t>
      </w:r>
      <w:r>
        <w:rPr>
          <w:rFonts w:ascii="Times New Roman" w:hAnsi="Times New Roman" w:cs="Times New Roman" w:hint="eastAsia"/>
          <w:sz w:val="24"/>
          <w:szCs w:val="24"/>
        </w:rPr>
        <w:t>网络编程框架，其前身是中兴的通讯模块</w:t>
      </w:r>
      <w:r>
        <w:rPr>
          <w:rFonts w:ascii="Times New Roman" w:hAnsi="Times New Roman" w:cs="Times New Roman" w:hint="eastAsia"/>
          <w:sz w:val="24"/>
          <w:szCs w:val="24"/>
        </w:rPr>
        <w:t>EMF</w:t>
      </w:r>
      <w:r>
        <w:rPr>
          <w:rFonts w:ascii="Times New Roman" w:hAnsi="Times New Roman" w:cs="Times New Roman" w:hint="eastAsia"/>
          <w:sz w:val="24"/>
          <w:szCs w:val="24"/>
        </w:rPr>
        <w:t>，该框架架设于运输层和应用层之间，利用自</w:t>
      </w:r>
      <w:r>
        <w:rPr>
          <w:rFonts w:ascii="Times New Roman" w:hAnsi="Times New Roman" w:cs="Times New Roman" w:hint="eastAsia"/>
          <w:sz w:val="24"/>
          <w:szCs w:val="24"/>
        </w:rPr>
        <w:t>JDK7</w:t>
      </w:r>
      <w:r>
        <w:rPr>
          <w:rFonts w:ascii="Times New Roman" w:hAnsi="Times New Roman" w:cs="Times New Roman" w:hint="eastAsia"/>
          <w:sz w:val="24"/>
          <w:szCs w:val="24"/>
        </w:rPr>
        <w:t>新一代的</w:t>
      </w:r>
      <w:proofErr w:type="spellStart"/>
      <w:r>
        <w:rPr>
          <w:rFonts w:ascii="Times New Roman" w:hAnsi="Times New Roman" w:cs="Times New Roman" w:hint="eastAsia"/>
          <w:sz w:val="24"/>
          <w:szCs w:val="24"/>
        </w:rPr>
        <w:t>Aio</w:t>
      </w:r>
      <w:proofErr w:type="spellEnd"/>
      <w:r>
        <w:rPr>
          <w:rFonts w:ascii="Times New Roman" w:hAnsi="Times New Roman" w:cs="Times New Roman" w:hint="eastAsia"/>
          <w:sz w:val="24"/>
          <w:szCs w:val="24"/>
        </w:rPr>
        <w:t>（异步非阻塞）编程</w:t>
      </w:r>
      <w:r>
        <w:rPr>
          <w:rFonts w:ascii="Times New Roman" w:hAnsi="Times New Roman" w:cs="Times New Roman" w:hint="eastAsia"/>
          <w:sz w:val="24"/>
          <w:szCs w:val="24"/>
        </w:rPr>
        <w:t>API</w:t>
      </w:r>
      <w:r>
        <w:rPr>
          <w:rFonts w:ascii="Times New Roman" w:hAnsi="Times New Roman" w:cs="Times New Roman" w:hint="eastAsia"/>
          <w:sz w:val="24"/>
          <w:szCs w:val="24"/>
        </w:rPr>
        <w:t>开发而成，拥有更优越的网络通讯性能，在单机环境的测试中每秒发送</w:t>
      </w:r>
      <w:r>
        <w:rPr>
          <w:rFonts w:ascii="Times New Roman" w:hAnsi="Times New Roman" w:cs="Times New Roman" w:hint="eastAsia"/>
          <w:sz w:val="24"/>
          <w:szCs w:val="24"/>
        </w:rPr>
        <w:t>500W</w:t>
      </w:r>
      <w:r>
        <w:rPr>
          <w:rFonts w:ascii="Times New Roman" w:hAnsi="Times New Roman" w:cs="Times New Roman" w:hint="eastAsia"/>
          <w:sz w:val="24"/>
          <w:szCs w:val="24"/>
        </w:rPr>
        <w:t>条通讯聊天信息、支持数十万人同时在线。和</w:t>
      </w:r>
      <w:proofErr w:type="spellStart"/>
      <w:r>
        <w:rPr>
          <w:rFonts w:ascii="Times New Roman" w:hAnsi="Times New Roman" w:cs="Times New Roman" w:hint="eastAsia"/>
          <w:sz w:val="24"/>
          <w:szCs w:val="24"/>
        </w:rPr>
        <w:t>Netty</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Mina</w:t>
      </w:r>
      <w:r>
        <w:rPr>
          <w:rFonts w:ascii="Times New Roman" w:hAnsi="Times New Roman" w:cs="Times New Roman" w:hint="eastAsia"/>
          <w:sz w:val="24"/>
          <w:szCs w:val="24"/>
        </w:rPr>
        <w:t>适用于同一类框架，但</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更专注于提供网络通讯业务的解决方案，自带了半包</w:t>
      </w:r>
      <w:proofErr w:type="gramStart"/>
      <w:r>
        <w:rPr>
          <w:rFonts w:ascii="Times New Roman" w:hAnsi="Times New Roman" w:cs="Times New Roman" w:hint="eastAsia"/>
          <w:sz w:val="24"/>
          <w:szCs w:val="24"/>
        </w:rPr>
        <w:t>和粘包的</w:t>
      </w:r>
      <w:proofErr w:type="gramEnd"/>
      <w:r>
        <w:rPr>
          <w:rFonts w:ascii="Times New Roman" w:hAnsi="Times New Roman" w:cs="Times New Roman" w:hint="eastAsia"/>
          <w:sz w:val="24"/>
          <w:szCs w:val="24"/>
        </w:rPr>
        <w:t>处理，为开发者准备了丰富的网络通讯</w:t>
      </w:r>
      <w:r>
        <w:rPr>
          <w:rFonts w:ascii="Times New Roman" w:hAnsi="Times New Roman" w:cs="Times New Roman" w:hint="eastAsia"/>
          <w:sz w:val="24"/>
          <w:szCs w:val="24"/>
        </w:rPr>
        <w:t>API</w:t>
      </w:r>
      <w:r>
        <w:rPr>
          <w:rFonts w:ascii="Times New Roman" w:hAnsi="Times New Roman" w:cs="Times New Roman" w:hint="eastAsia"/>
          <w:sz w:val="24"/>
          <w:szCs w:val="24"/>
        </w:rPr>
        <w:t>，如同用户</w:t>
      </w:r>
      <w:r>
        <w:rPr>
          <w:rFonts w:ascii="Times New Roman" w:hAnsi="Times New Roman" w:cs="Times New Roman" w:hint="eastAsia"/>
          <w:sz w:val="24"/>
          <w:szCs w:val="24"/>
        </w:rPr>
        <w:t>ID</w:t>
      </w:r>
      <w:r>
        <w:rPr>
          <w:rFonts w:ascii="Times New Roman" w:hAnsi="Times New Roman" w:cs="Times New Roman" w:hint="eastAsia"/>
          <w:sz w:val="24"/>
          <w:szCs w:val="24"/>
        </w:rPr>
        <w:t>到</w:t>
      </w:r>
      <w:r>
        <w:rPr>
          <w:rFonts w:ascii="Times New Roman" w:hAnsi="Times New Roman" w:cs="Times New Roman" w:hint="eastAsia"/>
          <w:sz w:val="24"/>
          <w:szCs w:val="24"/>
        </w:rPr>
        <w:t>channel</w:t>
      </w:r>
      <w:r>
        <w:rPr>
          <w:rFonts w:ascii="Times New Roman" w:hAnsi="Times New Roman" w:cs="Times New Roman" w:hint="eastAsia"/>
          <w:sz w:val="24"/>
          <w:szCs w:val="24"/>
        </w:rPr>
        <w:t>的绑定、</w:t>
      </w:r>
      <w:r>
        <w:rPr>
          <w:rFonts w:ascii="Times New Roman" w:hAnsi="Times New Roman" w:cs="Times New Roman" w:hint="eastAsia"/>
          <w:sz w:val="24"/>
          <w:szCs w:val="24"/>
        </w:rPr>
        <w:t>channel</w:t>
      </w:r>
      <w:proofErr w:type="gramStart"/>
      <w:r>
        <w:rPr>
          <w:rFonts w:ascii="Times New Roman" w:hAnsi="Times New Roman" w:cs="Times New Roman" w:hint="eastAsia"/>
          <w:sz w:val="24"/>
          <w:szCs w:val="24"/>
        </w:rPr>
        <w:t>到群组</w:t>
      </w:r>
      <w:proofErr w:type="gramEnd"/>
      <w:r>
        <w:rPr>
          <w:rFonts w:ascii="Times New Roman" w:hAnsi="Times New Roman" w:cs="Times New Roman" w:hint="eastAsia"/>
          <w:sz w:val="24"/>
          <w:szCs w:val="24"/>
        </w:rPr>
        <w:t>的绑定、</w:t>
      </w:r>
      <w:r>
        <w:rPr>
          <w:rFonts w:ascii="Times New Roman" w:hAnsi="Times New Roman" w:cs="Times New Roman" w:hint="eastAsia"/>
          <w:sz w:val="24"/>
          <w:szCs w:val="24"/>
        </w:rPr>
        <w:t>SSL</w:t>
      </w:r>
      <w:r>
        <w:rPr>
          <w:rFonts w:ascii="Times New Roman" w:hAnsi="Times New Roman" w:cs="Times New Roman" w:hint="eastAsia"/>
          <w:sz w:val="24"/>
          <w:szCs w:val="24"/>
        </w:rPr>
        <w:lastRenderedPageBreak/>
        <w:t>通讯能力、流量监控等。有赖于良好的社区环境和友好的</w:t>
      </w:r>
      <w:r>
        <w:rPr>
          <w:rFonts w:ascii="Times New Roman" w:hAnsi="Times New Roman" w:cs="Times New Roman" w:hint="eastAsia"/>
          <w:sz w:val="24"/>
          <w:szCs w:val="24"/>
        </w:rPr>
        <w:t>API</w:t>
      </w:r>
      <w:r>
        <w:rPr>
          <w:rFonts w:ascii="Times New Roman" w:hAnsi="Times New Roman" w:cs="Times New Roman" w:hint="eastAsia"/>
          <w:sz w:val="24"/>
          <w:szCs w:val="24"/>
        </w:rPr>
        <w:t>支持，目前，在开源社区中，基于</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开发而成的应用和框架良多，有</w:t>
      </w:r>
      <w:r>
        <w:rPr>
          <w:rFonts w:ascii="Times New Roman" w:hAnsi="Times New Roman" w:cs="Times New Roman" w:hint="eastAsia"/>
          <w:sz w:val="24"/>
          <w:szCs w:val="24"/>
        </w:rPr>
        <w:t>HTTP</w:t>
      </w:r>
      <w:r>
        <w:rPr>
          <w:rFonts w:ascii="Times New Roman" w:hAnsi="Times New Roman" w:cs="Times New Roman" w:hint="eastAsia"/>
          <w:sz w:val="24"/>
          <w:szCs w:val="24"/>
        </w:rPr>
        <w:t>服务器、</w:t>
      </w:r>
      <w:r>
        <w:rPr>
          <w:rFonts w:ascii="Times New Roman" w:hAnsi="Times New Roman" w:cs="Times New Roman" w:hint="eastAsia"/>
          <w:sz w:val="24"/>
          <w:szCs w:val="24"/>
        </w:rPr>
        <w:t>TCP</w:t>
      </w:r>
      <w:r>
        <w:rPr>
          <w:rFonts w:ascii="Times New Roman" w:hAnsi="Times New Roman" w:cs="Times New Roman" w:hint="eastAsia"/>
          <w:sz w:val="24"/>
          <w:szCs w:val="24"/>
        </w:rPr>
        <w:t>服务器、</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服务器、即时通讯</w:t>
      </w:r>
      <w:r>
        <w:rPr>
          <w:rFonts w:ascii="Times New Roman" w:hAnsi="Times New Roman" w:cs="Times New Roman" w:hint="eastAsia"/>
          <w:sz w:val="24"/>
          <w:szCs w:val="24"/>
        </w:rPr>
        <w:t>J-IM</w:t>
      </w:r>
      <w:r>
        <w:rPr>
          <w:rFonts w:ascii="Times New Roman" w:hAnsi="Times New Roman" w:cs="Times New Roman" w:hint="eastAsia"/>
          <w:sz w:val="24"/>
          <w:szCs w:val="24"/>
        </w:rPr>
        <w:t>、游戏服务</w:t>
      </w:r>
      <w:proofErr w:type="gramStart"/>
      <w:r>
        <w:rPr>
          <w:rFonts w:ascii="Times New Roman" w:hAnsi="Times New Roman" w:cs="Times New Roman" w:hint="eastAsia"/>
          <w:sz w:val="24"/>
          <w:szCs w:val="24"/>
        </w:rPr>
        <w:t>端贝密</w:t>
      </w:r>
      <w:proofErr w:type="gramEnd"/>
      <w:r>
        <w:rPr>
          <w:rFonts w:ascii="Times New Roman" w:hAnsi="Times New Roman" w:cs="Times New Roman" w:hint="eastAsia"/>
          <w:sz w:val="24"/>
          <w:szCs w:val="24"/>
        </w:rPr>
        <w:t>游戏等，本项目中的通讯服务器模块则基于</w:t>
      </w:r>
      <w:r>
        <w:rPr>
          <w:rFonts w:ascii="Times New Roman" w:hAnsi="Times New Roman" w:cs="Times New Roman" w:hint="eastAsia"/>
          <w:sz w:val="24"/>
          <w:szCs w:val="24"/>
        </w:rPr>
        <w:t>T-</w:t>
      </w:r>
      <w:proofErr w:type="spellStart"/>
      <w:r>
        <w:rPr>
          <w:rFonts w:ascii="Times New Roman" w:hAnsi="Times New Roman" w:cs="Times New Roman" w:hint="eastAsia"/>
          <w:sz w:val="24"/>
          <w:szCs w:val="24"/>
        </w:rPr>
        <w:t>io</w:t>
      </w:r>
      <w:proofErr w:type="spellEnd"/>
      <w:r>
        <w:rPr>
          <w:rFonts w:ascii="Times New Roman" w:hAnsi="Times New Roman" w:cs="Times New Roman" w:hint="eastAsia"/>
          <w:sz w:val="24"/>
          <w:szCs w:val="24"/>
        </w:rPr>
        <w:t>网络通讯框架开发而成。</w:t>
      </w:r>
    </w:p>
    <w:p w:rsidR="000D534D" w:rsidRDefault="00261E4B">
      <w:pPr>
        <w:pStyle w:val="3"/>
      </w:pPr>
      <w:bookmarkStart w:id="42" w:name="_Toc6343769"/>
      <w:r>
        <w:rPr>
          <w:rFonts w:hint="eastAsia"/>
        </w:rPr>
        <w:t xml:space="preserve">1.2.9 </w:t>
      </w:r>
      <w:proofErr w:type="spellStart"/>
      <w:r>
        <w:rPr>
          <w:rFonts w:hint="eastAsia"/>
        </w:rPr>
        <w:t>Docker</w:t>
      </w:r>
      <w:proofErr w:type="spellEnd"/>
      <w:r>
        <w:rPr>
          <w:rFonts w:hint="eastAsia"/>
        </w:rPr>
        <w:t>概述</w:t>
      </w:r>
      <w:bookmarkEnd w:id="42"/>
    </w:p>
    <w:p w:rsidR="000D534D" w:rsidRDefault="00261E4B">
      <w:pPr>
        <w:spacing w:line="360" w:lineRule="auto"/>
        <w:rPr>
          <w:rFonts w:ascii="Times New Roman" w:hAnsi="Times New Roman" w:cs="Times New Roman"/>
          <w:sz w:val="24"/>
          <w:szCs w:val="24"/>
        </w:rPr>
      </w:pPr>
      <w:r>
        <w:rPr>
          <w:rFonts w:hint="eastAsia"/>
        </w:rPr>
        <w:tab/>
      </w:r>
      <w:r>
        <w:rPr>
          <w:rFonts w:hint="eastAsia"/>
          <w:sz w:val="24"/>
          <w:szCs w:val="24"/>
        </w:rPr>
        <w:t>在一个计算机层次结构中，有硬件层、操作系统层、函数层和应用层。抽象于硬件层和操作层之间的虚拟机，虽然性能的问题上还有待调整，但在云计算、大数据的发展浪潮中解决了虚拟化、多租户的问题。而抽象于操作系统层和函数层的容器化技术，不同于包含太多有关于操作系统的层面上的虚拟，因而轻量、系统开销低。容器化技术中的代表</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是基于</w:t>
      </w:r>
      <w:r>
        <w:rPr>
          <w:rFonts w:ascii="Times New Roman" w:hAnsi="Times New Roman" w:cs="Times New Roman" w:hint="eastAsia"/>
          <w:sz w:val="24"/>
          <w:szCs w:val="24"/>
        </w:rPr>
        <w:t>Go</w:t>
      </w:r>
      <w:r>
        <w:rPr>
          <w:rFonts w:ascii="Times New Roman" w:hAnsi="Times New Roman" w:cs="Times New Roman" w:hint="eastAsia"/>
          <w:sz w:val="24"/>
          <w:szCs w:val="24"/>
        </w:rPr>
        <w:t>语言开发的一个开源应用容器引擎，其内部</w:t>
      </w:r>
      <w:proofErr w:type="gramStart"/>
      <w:r>
        <w:rPr>
          <w:rFonts w:ascii="Times New Roman" w:hAnsi="Times New Roman" w:cs="Times New Roman" w:hint="eastAsia"/>
          <w:sz w:val="24"/>
          <w:szCs w:val="24"/>
        </w:rPr>
        <w:t>采用沙盒机制</w:t>
      </w:r>
      <w:proofErr w:type="gramEnd"/>
      <w:r>
        <w:rPr>
          <w:rFonts w:ascii="Times New Roman" w:hAnsi="Times New Roman" w:cs="Times New Roman" w:hint="eastAsia"/>
          <w:sz w:val="24"/>
          <w:szCs w:val="24"/>
        </w:rPr>
        <w:t>，不同的容器的运行相互隔离，每个容器里的仅仅是“操作系统”的内核，开发者可以将应用、以及依赖包打包到容器中，即可以在任何到</w:t>
      </w:r>
      <w:r>
        <w:rPr>
          <w:rFonts w:ascii="Times New Roman" w:hAnsi="Times New Roman" w:cs="Times New Roman" w:hint="eastAsia"/>
          <w:sz w:val="24"/>
          <w:szCs w:val="24"/>
        </w:rPr>
        <w:t>Linux</w:t>
      </w:r>
      <w:r>
        <w:rPr>
          <w:rFonts w:ascii="Times New Roman" w:hAnsi="Times New Roman" w:cs="Times New Roman" w:hint="eastAsia"/>
          <w:sz w:val="24"/>
          <w:szCs w:val="24"/>
        </w:rPr>
        <w:t>机器上运行。</w:t>
      </w:r>
    </w:p>
    <w:p w:rsidR="000D534D" w:rsidRDefault="00261E4B">
      <w:pPr>
        <w:spacing w:line="360" w:lineRule="auto"/>
        <w:rPr>
          <w:rFonts w:ascii="Times New Roman" w:hAnsi="Times New Roman" w:cs="Times New Roman"/>
          <w:sz w:val="24"/>
          <w:szCs w:val="24"/>
        </w:rPr>
      </w:pPr>
      <w:r>
        <w:rPr>
          <w:noProof/>
        </w:rPr>
        <w:drawing>
          <wp:inline distT="0" distB="0" distL="0" distR="0" wp14:anchorId="3E5E7386" wp14:editId="48829E97">
            <wp:extent cx="4924425" cy="3733800"/>
            <wp:effectExtent l="0" t="0" r="9525" b="0"/>
            <wp:docPr id="16" name="图片 16" descr="http://www.runoob.com/wp-content/uploads/2016/04/576507-do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unoob.com/wp-content/uploads/2016/04/576507-docke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24425" cy="373380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hint="eastAsia"/>
          <w:b/>
        </w:rPr>
        <w:t xml:space="preserve">3  </w:t>
      </w:r>
      <w:proofErr w:type="spellStart"/>
      <w:r>
        <w:rPr>
          <w:rFonts w:hint="eastAsia"/>
          <w:b/>
        </w:rPr>
        <w:t>Docker</w:t>
      </w:r>
      <w:proofErr w:type="spellEnd"/>
      <w:r>
        <w:rPr>
          <w:rFonts w:hint="eastAsia"/>
          <w:b/>
        </w:rPr>
        <w:t>体系结构</w:t>
      </w:r>
    </w:p>
    <w:p w:rsidR="000D534D" w:rsidRDefault="00261E4B">
      <w:pPr>
        <w:spacing w:line="360"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在上图中，</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 xml:space="preserve"> machine</w:t>
      </w:r>
      <w:r>
        <w:rPr>
          <w:rFonts w:ascii="Times New Roman" w:hAnsi="Times New Roman" w:cs="Times New Roman" w:hint="eastAsia"/>
          <w:sz w:val="24"/>
          <w:szCs w:val="24"/>
        </w:rPr>
        <w:t>是运行了容器实例的机器，容器镜像与容器就如同类和对象的关系，一个镜像创建多个容器实例，</w:t>
      </w:r>
      <w:proofErr w:type="spellStart"/>
      <w:r>
        <w:rPr>
          <w:rFonts w:ascii="Times New Roman" w:hAnsi="Times New Roman" w:cs="Times New Roman" w:hint="eastAsia"/>
          <w:sz w:val="24"/>
          <w:szCs w:val="24"/>
        </w:rPr>
        <w:t>Registies</w:t>
      </w:r>
      <w:proofErr w:type="spellEnd"/>
      <w:r>
        <w:rPr>
          <w:rFonts w:ascii="Times New Roman" w:hAnsi="Times New Roman" w:cs="Times New Roman" w:hint="eastAsia"/>
          <w:sz w:val="24"/>
          <w:szCs w:val="24"/>
        </w:rPr>
        <w:t>则为镜像的远程仓库，用户可以自行搭建私有的镜像容器仓库。运行时，</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的守护进程将会检查目标容器</w:t>
      </w:r>
      <w:r>
        <w:rPr>
          <w:rFonts w:ascii="Times New Roman" w:hAnsi="Times New Roman" w:cs="Times New Roman" w:hint="eastAsia"/>
          <w:sz w:val="24"/>
          <w:szCs w:val="24"/>
        </w:rPr>
        <w:lastRenderedPageBreak/>
        <w:t>镜像是否存在于本地机器中，当不存在时，</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守护进程将从远程查找指定的容器镜像并下在到本地机器后在进行实例容器创建和运行的操作，用户可以在客户端可以对容器实例进行访问和控制。</w:t>
      </w:r>
    </w:p>
    <w:p w:rsidR="000D534D" w:rsidRDefault="00261E4B">
      <w:pPr>
        <w:spacing w:line="360" w:lineRule="auto"/>
        <w:ind w:firstLineChars="100" w:firstLine="240"/>
        <w:rPr>
          <w:sz w:val="24"/>
          <w:szCs w:val="24"/>
        </w:rPr>
      </w:pP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技术广泛用于</w:t>
      </w:r>
      <w:r>
        <w:rPr>
          <w:rFonts w:ascii="Times New Roman" w:hAnsi="Times New Roman" w:cs="Times New Roman" w:hint="eastAsia"/>
          <w:sz w:val="24"/>
          <w:szCs w:val="24"/>
        </w:rPr>
        <w:t>Web</w:t>
      </w:r>
      <w:r>
        <w:rPr>
          <w:rFonts w:ascii="Times New Roman" w:hAnsi="Times New Roman" w:cs="Times New Roman" w:hint="eastAsia"/>
          <w:sz w:val="24"/>
          <w:szCs w:val="24"/>
        </w:rPr>
        <w:t>应用的自动化打包和发布中并常常出现在</w:t>
      </w:r>
      <w:r>
        <w:rPr>
          <w:rFonts w:ascii="Times New Roman" w:hAnsi="Times New Roman" w:cs="Times New Roman" w:hint="eastAsia"/>
          <w:sz w:val="24"/>
          <w:szCs w:val="24"/>
        </w:rPr>
        <w:t>SOA</w:t>
      </w:r>
      <w:r>
        <w:rPr>
          <w:rFonts w:ascii="Times New Roman" w:hAnsi="Times New Roman" w:cs="Times New Roman" w:hint="eastAsia"/>
          <w:sz w:val="24"/>
          <w:szCs w:val="24"/>
        </w:rPr>
        <w:t>架构中。本项目将采用</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容器化测试和部署相关的服务器。</w:t>
      </w:r>
    </w:p>
    <w:p w:rsidR="000D534D" w:rsidRDefault="00261E4B">
      <w:pPr>
        <w:pStyle w:val="3"/>
      </w:pPr>
      <w:bookmarkStart w:id="43" w:name="_Toc6343770"/>
      <w:r>
        <w:rPr>
          <w:rFonts w:hint="eastAsia"/>
        </w:rPr>
        <w:t>1.2.10 Node.js</w:t>
      </w:r>
      <w:r>
        <w:rPr>
          <w:rFonts w:hint="eastAsia"/>
        </w:rPr>
        <w:t>概述</w:t>
      </w:r>
      <w:bookmarkEnd w:id="43"/>
    </w:p>
    <w:p w:rsidR="000D534D" w:rsidRDefault="00261E4B">
      <w:pPr>
        <w:spacing w:line="360" w:lineRule="auto"/>
      </w:pPr>
      <w:r>
        <w:rPr>
          <w:rFonts w:hint="eastAsia"/>
        </w:rPr>
        <w:tab/>
      </w:r>
      <w:r>
        <w:rPr>
          <w:rFonts w:hint="eastAsia"/>
          <w:sz w:val="24"/>
          <w:szCs w:val="24"/>
        </w:rPr>
        <w:t>自</w:t>
      </w:r>
      <w:proofErr w:type="spellStart"/>
      <w:r>
        <w:rPr>
          <w:rFonts w:ascii="Times New Roman" w:hAnsi="Times New Roman" w:cs="Times New Roman"/>
          <w:sz w:val="24"/>
          <w:szCs w:val="24"/>
        </w:rPr>
        <w:t>HTML</w:t>
      </w:r>
      <w:r>
        <w:rPr>
          <w:rFonts w:hint="eastAsia"/>
          <w:sz w:val="24"/>
          <w:szCs w:val="24"/>
        </w:rPr>
        <w:t>,</w:t>
      </w:r>
      <w:r>
        <w:rPr>
          <w:rFonts w:ascii="Times New Roman" w:hAnsi="Times New Roman" w:cs="Times New Roman"/>
          <w:sz w:val="24"/>
          <w:szCs w:val="24"/>
        </w:rPr>
        <w:t>CSS</w:t>
      </w:r>
      <w:r>
        <w:rPr>
          <w:rFonts w:hint="eastAsia"/>
          <w:sz w:val="24"/>
          <w:szCs w:val="24"/>
        </w:rPr>
        <w:t>,</w:t>
      </w:r>
      <w:r>
        <w:rPr>
          <w:rFonts w:ascii="Times New Roman" w:hAnsi="Times New Roman" w:cs="Times New Roman"/>
          <w:sz w:val="24"/>
          <w:szCs w:val="24"/>
        </w:rPr>
        <w:t>Javascript</w:t>
      </w:r>
      <w:proofErr w:type="spellEnd"/>
      <w:r>
        <w:rPr>
          <w:rFonts w:hint="eastAsia"/>
          <w:sz w:val="24"/>
          <w:szCs w:val="24"/>
        </w:rPr>
        <w:t>等被冠于前端技术的代名词，前端系统结构不清晰，代码复用程度低，不易调试等问题一直被人诟病，但经过长期的发展，</w:t>
      </w:r>
      <w:r>
        <w:rPr>
          <w:rFonts w:ascii="Times New Roman" w:hAnsi="Times New Roman" w:cs="Times New Roman" w:hint="eastAsia"/>
          <w:sz w:val="24"/>
          <w:szCs w:val="24"/>
        </w:rPr>
        <w:t>Node.js</w:t>
      </w:r>
      <w:r>
        <w:rPr>
          <w:rFonts w:hint="eastAsia"/>
          <w:sz w:val="24"/>
          <w:szCs w:val="24"/>
        </w:rPr>
        <w:t>的出现为前端系统化奠定了温床。</w:t>
      </w:r>
      <w:r>
        <w:rPr>
          <w:rFonts w:ascii="Times New Roman" w:hAnsi="Times New Roman" w:cs="Times New Roman" w:hint="eastAsia"/>
          <w:sz w:val="24"/>
          <w:szCs w:val="24"/>
        </w:rPr>
        <w:t>Node.js</w:t>
      </w:r>
      <w:r>
        <w:rPr>
          <w:rFonts w:ascii="Times New Roman" w:hAnsi="Times New Roman" w:cs="Times New Roman" w:hint="eastAsia"/>
          <w:sz w:val="24"/>
          <w:szCs w:val="24"/>
        </w:rPr>
        <w:t>是一个开源跨平台的能够在浏览器之外运行</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的运行环境，采用事件驱动</w:t>
      </w:r>
      <w:r>
        <w:rPr>
          <w:rFonts w:ascii="Times New Roman" w:hAnsi="Times New Roman" w:cs="Times New Roman" w:hint="eastAsia"/>
          <w:sz w:val="24"/>
          <w:szCs w:val="24"/>
        </w:rPr>
        <w:t>IO</w:t>
      </w:r>
      <w:r>
        <w:rPr>
          <w:rFonts w:ascii="Times New Roman" w:hAnsi="Times New Roman" w:cs="Times New Roman" w:hint="eastAsia"/>
          <w:sz w:val="24"/>
          <w:szCs w:val="24"/>
        </w:rPr>
        <w:t>模型，基于</w:t>
      </w:r>
      <w:r>
        <w:rPr>
          <w:rFonts w:ascii="Times New Roman" w:hAnsi="Times New Roman" w:cs="Times New Roman" w:hint="eastAsia"/>
          <w:sz w:val="24"/>
          <w:szCs w:val="24"/>
        </w:rPr>
        <w:t>Google V8</w:t>
      </w:r>
      <w:r>
        <w:rPr>
          <w:rFonts w:ascii="Times New Roman" w:hAnsi="Times New Roman" w:cs="Times New Roman" w:hint="eastAsia"/>
          <w:sz w:val="24"/>
          <w:szCs w:val="24"/>
        </w:rPr>
        <w:t>引擎开发而成，拥有极好的性能，能够让开</w:t>
      </w:r>
      <w:proofErr w:type="gramStart"/>
      <w:r>
        <w:rPr>
          <w:rFonts w:ascii="Times New Roman" w:hAnsi="Times New Roman" w:cs="Times New Roman" w:hint="eastAsia"/>
          <w:sz w:val="24"/>
          <w:szCs w:val="24"/>
        </w:rPr>
        <w:t>发使用</w:t>
      </w:r>
      <w:proofErr w:type="spellStart"/>
      <w:proofErr w:type="gramEnd"/>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语言编写命令行程序或者是动态网页的服务端。和</w:t>
      </w:r>
      <w:r>
        <w:rPr>
          <w:rFonts w:ascii="Times New Roman" w:hAnsi="Times New Roman" w:cs="Times New Roman" w:hint="eastAsia"/>
          <w:sz w:val="24"/>
          <w:szCs w:val="24"/>
        </w:rPr>
        <w:t>Node.js</w:t>
      </w:r>
      <w:r>
        <w:rPr>
          <w:rFonts w:ascii="Times New Roman" w:hAnsi="Times New Roman" w:cs="Times New Roman" w:hint="eastAsia"/>
          <w:sz w:val="24"/>
          <w:szCs w:val="24"/>
        </w:rPr>
        <w:t>一同发布的</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包管</w:t>
      </w:r>
      <w:proofErr w:type="gramStart"/>
      <w:r>
        <w:rPr>
          <w:rFonts w:ascii="Times New Roman" w:hAnsi="Times New Roman" w:cs="Times New Roman" w:hint="eastAsia"/>
          <w:sz w:val="24"/>
          <w:szCs w:val="24"/>
        </w:rPr>
        <w:t>理工具</w:t>
      </w:r>
      <w:proofErr w:type="spellStart"/>
      <w:proofErr w:type="gramEnd"/>
      <w:r>
        <w:rPr>
          <w:rFonts w:ascii="Times New Roman" w:hAnsi="Times New Roman" w:cs="Times New Roman" w:hint="eastAsia"/>
          <w:sz w:val="24"/>
          <w:szCs w:val="24"/>
        </w:rPr>
        <w:t>npm</w:t>
      </w:r>
      <w:proofErr w:type="spellEnd"/>
      <w:r>
        <w:rPr>
          <w:rFonts w:ascii="Times New Roman" w:hAnsi="Times New Roman" w:cs="Times New Roman" w:hint="eastAsia"/>
          <w:sz w:val="24"/>
          <w:szCs w:val="24"/>
        </w:rPr>
        <w:t>，能够远程获取第三方</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开发工具包，从而提高</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的编程效率。在本项目中采用</w:t>
      </w:r>
      <w:r>
        <w:rPr>
          <w:rFonts w:ascii="Times New Roman" w:hAnsi="Times New Roman" w:cs="Times New Roman" w:hint="eastAsia"/>
          <w:sz w:val="24"/>
          <w:szCs w:val="24"/>
        </w:rPr>
        <w:t>Node.js</w:t>
      </w:r>
      <w:r>
        <w:rPr>
          <w:rFonts w:ascii="Times New Roman" w:hAnsi="Times New Roman" w:cs="Times New Roman" w:hint="eastAsia"/>
          <w:sz w:val="24"/>
          <w:szCs w:val="24"/>
        </w:rPr>
        <w:t>作为</w:t>
      </w:r>
      <w:proofErr w:type="spellStart"/>
      <w:r>
        <w:rPr>
          <w:rFonts w:ascii="Times New Roman" w:hAnsi="Times New Roman" w:cs="Times New Roman" w:hint="eastAsia"/>
          <w:sz w:val="24"/>
          <w:szCs w:val="24"/>
        </w:rPr>
        <w:t>Javascript</w:t>
      </w:r>
      <w:proofErr w:type="spellEnd"/>
      <w:r>
        <w:rPr>
          <w:rFonts w:ascii="Times New Roman" w:hAnsi="Times New Roman" w:cs="Times New Roman" w:hint="eastAsia"/>
          <w:sz w:val="24"/>
          <w:szCs w:val="24"/>
        </w:rPr>
        <w:t>语言的运行环境，辅助组件化、工程化的前端的开发。</w:t>
      </w:r>
    </w:p>
    <w:p w:rsidR="000D534D" w:rsidRDefault="00261E4B">
      <w:pPr>
        <w:pStyle w:val="3"/>
      </w:pPr>
      <w:bookmarkStart w:id="44" w:name="_Toc6343771"/>
      <w:r>
        <w:rPr>
          <w:rFonts w:hint="eastAsia"/>
        </w:rPr>
        <w:t>1.2.11 Nerv.js</w:t>
      </w:r>
      <w:r>
        <w:rPr>
          <w:rFonts w:hint="eastAsia"/>
        </w:rPr>
        <w:t>概述</w:t>
      </w:r>
      <w:bookmarkEnd w:id="44"/>
    </w:p>
    <w:p w:rsidR="000D534D" w:rsidRDefault="00261E4B">
      <w:pPr>
        <w:spacing w:line="360" w:lineRule="auto"/>
        <w:rPr>
          <w:rFonts w:ascii="Times New Roman" w:hAnsi="Times New Roman" w:cs="Times New Roman"/>
          <w:sz w:val="24"/>
          <w:szCs w:val="24"/>
        </w:rPr>
      </w:pPr>
      <w:r>
        <w:rPr>
          <w:rFonts w:hint="eastAsia"/>
        </w:rPr>
        <w:tab/>
      </w:r>
      <w:r>
        <w:rPr>
          <w:rFonts w:ascii="Times New Roman" w:hAnsi="Times New Roman" w:cs="Times New Roman"/>
          <w:sz w:val="24"/>
          <w:szCs w:val="24"/>
        </w:rPr>
        <w:t>Nerv.js</w:t>
      </w:r>
      <w:r>
        <w:rPr>
          <w:rFonts w:ascii="Times New Roman" w:hAnsi="Times New Roman" w:cs="Times New Roman" w:hint="eastAsia"/>
          <w:sz w:val="24"/>
          <w:szCs w:val="24"/>
        </w:rPr>
        <w:t>是国产的由京东凹凸实验室开源的一个类</w:t>
      </w:r>
      <w:r>
        <w:rPr>
          <w:rFonts w:ascii="Times New Roman" w:hAnsi="Times New Roman" w:cs="Times New Roman" w:hint="eastAsia"/>
          <w:sz w:val="24"/>
          <w:szCs w:val="24"/>
        </w:rPr>
        <w:t>React</w:t>
      </w:r>
      <w:r>
        <w:rPr>
          <w:rFonts w:ascii="Times New Roman" w:hAnsi="Times New Roman" w:cs="Times New Roman" w:hint="eastAsia"/>
          <w:sz w:val="24"/>
          <w:szCs w:val="24"/>
        </w:rPr>
        <w:t>组件框架，使用虚拟</w:t>
      </w:r>
      <w:r>
        <w:rPr>
          <w:rFonts w:ascii="Times New Roman" w:hAnsi="Times New Roman" w:cs="Times New Roman" w:hint="eastAsia"/>
          <w:sz w:val="24"/>
          <w:szCs w:val="24"/>
        </w:rPr>
        <w:t>Dom</w:t>
      </w:r>
      <w:r>
        <w:rPr>
          <w:rFonts w:ascii="Times New Roman" w:hAnsi="Times New Roman" w:cs="Times New Roman" w:hint="eastAsia"/>
          <w:sz w:val="24"/>
          <w:szCs w:val="24"/>
        </w:rPr>
        <w:t>技术</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，拥有和</w:t>
      </w:r>
      <w:r>
        <w:rPr>
          <w:rFonts w:ascii="Times New Roman" w:hAnsi="Times New Roman" w:cs="Times New Roman" w:hint="eastAsia"/>
          <w:sz w:val="24"/>
          <w:szCs w:val="24"/>
        </w:rPr>
        <w:t>React</w:t>
      </w:r>
      <w:r>
        <w:rPr>
          <w:rFonts w:ascii="Times New Roman" w:hAnsi="Times New Roman" w:cs="Times New Roman" w:hint="eastAsia"/>
          <w:sz w:val="24"/>
          <w:szCs w:val="24"/>
        </w:rPr>
        <w:t>基本一致的生命周期函数，但相对于</w:t>
      </w:r>
      <w:r>
        <w:rPr>
          <w:rFonts w:ascii="Times New Roman" w:hAnsi="Times New Roman" w:cs="Times New Roman" w:hint="eastAsia"/>
          <w:sz w:val="24"/>
          <w:szCs w:val="24"/>
        </w:rPr>
        <w:t>React</w:t>
      </w:r>
      <w:r>
        <w:rPr>
          <w:rFonts w:ascii="Times New Roman" w:hAnsi="Times New Roman" w:cs="Times New Roman" w:hint="eastAsia"/>
          <w:sz w:val="24"/>
          <w:szCs w:val="24"/>
        </w:rPr>
        <w:t>的虚拟</w:t>
      </w:r>
      <w:r>
        <w:rPr>
          <w:rFonts w:ascii="Times New Roman" w:hAnsi="Times New Roman" w:cs="Times New Roman" w:hint="eastAsia"/>
          <w:sz w:val="24"/>
          <w:szCs w:val="24"/>
        </w:rPr>
        <w:t>Dom</w:t>
      </w:r>
      <w:r>
        <w:rPr>
          <w:rFonts w:ascii="Times New Roman" w:hAnsi="Times New Roman" w:cs="Times New Roman" w:hint="eastAsia"/>
          <w:sz w:val="24"/>
          <w:szCs w:val="24"/>
        </w:rPr>
        <w:t>算法进行改进，并精简大量的事件合成逻辑，从而大幅度的提高框架的性能。</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Nerv.js</w:t>
      </w:r>
      <w:r>
        <w:rPr>
          <w:rFonts w:ascii="Times New Roman" w:hAnsi="Times New Roman" w:cs="Times New Roman" w:hint="eastAsia"/>
          <w:sz w:val="24"/>
          <w:szCs w:val="24"/>
        </w:rPr>
        <w:t>的基本特性：</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精简的框架体积，使其可以在低性能的移动端中依然有良好的加载速度</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采用起别名的形式，能够轻松地从</w:t>
      </w:r>
      <w:r>
        <w:rPr>
          <w:rFonts w:ascii="Times New Roman" w:hAnsi="Times New Roman" w:cs="Times New Roman" w:hint="eastAsia"/>
          <w:sz w:val="24"/>
          <w:szCs w:val="24"/>
        </w:rPr>
        <w:t>React</w:t>
      </w:r>
      <w:r>
        <w:rPr>
          <w:rFonts w:ascii="Times New Roman" w:hAnsi="Times New Roman" w:cs="Times New Roman" w:hint="eastAsia"/>
          <w:sz w:val="24"/>
          <w:szCs w:val="24"/>
        </w:rPr>
        <w:t>转移到</w:t>
      </w:r>
      <w:proofErr w:type="spellStart"/>
      <w:r>
        <w:rPr>
          <w:rFonts w:ascii="Times New Roman" w:hAnsi="Times New Roman" w:cs="Times New Roman" w:hint="eastAsia"/>
          <w:sz w:val="24"/>
          <w:szCs w:val="24"/>
        </w:rPr>
        <w:t>Nerv</w:t>
      </w:r>
      <w:proofErr w:type="spellEnd"/>
      <w:r>
        <w:rPr>
          <w:rFonts w:ascii="Times New Roman" w:hAnsi="Times New Roman" w:cs="Times New Roman" w:hint="eastAsia"/>
          <w:sz w:val="24"/>
          <w:szCs w:val="24"/>
        </w:rPr>
        <w:t>的开发当中，并获取</w:t>
      </w:r>
      <w:r>
        <w:rPr>
          <w:rFonts w:ascii="Times New Roman" w:hAnsi="Times New Roman" w:cs="Times New Roman" w:hint="eastAsia"/>
          <w:sz w:val="24"/>
          <w:szCs w:val="24"/>
        </w:rPr>
        <w:t>React</w:t>
      </w:r>
      <w:r>
        <w:rPr>
          <w:rFonts w:ascii="Times New Roman" w:hAnsi="Times New Roman" w:cs="Times New Roman" w:hint="eastAsia"/>
          <w:sz w:val="24"/>
          <w:szCs w:val="24"/>
        </w:rPr>
        <w:t>中的良好的生态支持。</w:t>
      </w:r>
    </w:p>
    <w:p w:rsidR="000D534D" w:rsidRDefault="00261E4B">
      <w:pPr>
        <w:numPr>
          <w:ilvl w:val="0"/>
          <w:numId w:val="1"/>
        </w:num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结合中国国情，兼容</w:t>
      </w:r>
      <w:r>
        <w:rPr>
          <w:rFonts w:ascii="Times New Roman" w:hAnsi="Times New Roman" w:cs="Times New Roman" w:hint="eastAsia"/>
          <w:sz w:val="24"/>
          <w:szCs w:val="24"/>
        </w:rPr>
        <w:t>IE8+</w:t>
      </w:r>
      <w:r>
        <w:rPr>
          <w:rFonts w:ascii="Times New Roman" w:hAnsi="Times New Roman" w:cs="Times New Roman" w:hint="eastAsia"/>
          <w:sz w:val="24"/>
          <w:szCs w:val="24"/>
        </w:rPr>
        <w:t>。</w:t>
      </w:r>
    </w:p>
    <w:p w:rsidR="000D534D" w:rsidRDefault="00261E4B">
      <w:pPr>
        <w:pStyle w:val="3"/>
      </w:pPr>
      <w:bookmarkStart w:id="45" w:name="_Toc6343772"/>
      <w:r>
        <w:rPr>
          <w:rFonts w:hint="eastAsia"/>
        </w:rPr>
        <w:t>1.2.12 MySQL</w:t>
      </w:r>
      <w:r>
        <w:rPr>
          <w:rFonts w:hint="eastAsia"/>
        </w:rPr>
        <w:t>概述</w:t>
      </w:r>
      <w:bookmarkEnd w:id="45"/>
    </w:p>
    <w:p w:rsidR="000D534D" w:rsidRDefault="00261E4B">
      <w:pPr>
        <w:spacing w:line="360" w:lineRule="auto"/>
        <w:ind w:firstLine="420"/>
      </w:pPr>
      <w:r>
        <w:rPr>
          <w:rFonts w:ascii="Times New Roman" w:hAnsi="Times New Roman" w:cs="Times New Roman" w:hint="eastAsia"/>
          <w:sz w:val="24"/>
          <w:szCs w:val="24"/>
        </w:rPr>
        <w:t>MySQL</w:t>
      </w:r>
      <w:r>
        <w:rPr>
          <w:rFonts w:ascii="Times New Roman" w:hAnsi="Times New Roman" w:cs="Times New Roman" w:hint="eastAsia"/>
          <w:sz w:val="24"/>
          <w:szCs w:val="24"/>
        </w:rPr>
        <w:t>是一个采用双授权政策的关系数据库，自</w:t>
      </w:r>
      <w:r>
        <w:rPr>
          <w:rFonts w:ascii="Times New Roman" w:hAnsi="Times New Roman" w:cs="Times New Roman" w:hint="eastAsia"/>
          <w:sz w:val="24"/>
          <w:szCs w:val="24"/>
        </w:rPr>
        <w:t>1995</w:t>
      </w:r>
      <w:r>
        <w:rPr>
          <w:rFonts w:ascii="Times New Roman" w:hAnsi="Times New Roman" w:cs="Times New Roman" w:hint="eastAsia"/>
          <w:sz w:val="24"/>
          <w:szCs w:val="24"/>
        </w:rPr>
        <w:t>年</w:t>
      </w:r>
      <w:r>
        <w:rPr>
          <w:rFonts w:ascii="Times New Roman" w:hAnsi="Times New Roman" w:cs="Times New Roman" w:hint="eastAsia"/>
          <w:sz w:val="24"/>
          <w:szCs w:val="24"/>
        </w:rPr>
        <w:t>MySQL</w:t>
      </w:r>
      <w:r>
        <w:rPr>
          <w:rFonts w:ascii="Times New Roman" w:hAnsi="Times New Roman" w:cs="Times New Roman" w:hint="eastAsia"/>
          <w:sz w:val="24"/>
          <w:szCs w:val="24"/>
        </w:rPr>
        <w:t>诞生以来，作为一项开源产品，在随后便获得的广大的互联网公司青睐，成为了广受欢迎的数据库产品。在本项目中将采用</w:t>
      </w:r>
      <w:r>
        <w:rPr>
          <w:rFonts w:ascii="Times New Roman" w:hAnsi="Times New Roman" w:cs="Times New Roman" w:hint="eastAsia"/>
          <w:sz w:val="24"/>
          <w:szCs w:val="24"/>
        </w:rPr>
        <w:t>MySQL5.7</w:t>
      </w:r>
      <w:r>
        <w:rPr>
          <w:rFonts w:ascii="Times New Roman" w:hAnsi="Times New Roman" w:cs="Times New Roman" w:hint="eastAsia"/>
          <w:sz w:val="24"/>
          <w:szCs w:val="24"/>
        </w:rPr>
        <w:t>来进行持久化的数据存储。同时为了强调数据库的高可用性，使用国产高性能数据库中间件</w:t>
      </w:r>
      <w:r>
        <w:rPr>
          <w:rFonts w:ascii="Times New Roman" w:hAnsi="Times New Roman" w:cs="Times New Roman" w:hint="eastAsia"/>
          <w:sz w:val="24"/>
          <w:szCs w:val="24"/>
        </w:rPr>
        <w:t>MYCAT</w:t>
      </w:r>
      <w:r>
        <w:rPr>
          <w:rFonts w:ascii="Times New Roman" w:hAnsi="Times New Roman" w:cs="Times New Roman" w:hint="eastAsia"/>
          <w:sz w:val="24"/>
          <w:szCs w:val="24"/>
        </w:rPr>
        <w:t>对数据库持久层进行抽象封装隔离，其支持数据库的读写分离、集群和软负载均衡，能够在项目代码不需要进行改动的情况下可以动态地调整的数据库集群的性能，提高系统的灵活性。</w:t>
      </w:r>
    </w:p>
    <w:p w:rsidR="000D534D" w:rsidRDefault="00261E4B">
      <w:pPr>
        <w:pStyle w:val="1"/>
        <w:spacing w:before="156" w:after="156"/>
      </w:pPr>
      <w:bookmarkStart w:id="46" w:name="_Toc472010679"/>
      <w:bookmarkStart w:id="47" w:name="_Toc6343773"/>
      <w:r>
        <w:lastRenderedPageBreak/>
        <w:t>2</w:t>
      </w:r>
      <w:r>
        <w:rPr>
          <w:rFonts w:cs="宋体" w:hint="eastAsia"/>
        </w:rPr>
        <w:t xml:space="preserve">　系统的需求分析</w:t>
      </w:r>
      <w:bookmarkEnd w:id="46"/>
      <w:bookmarkEnd w:id="47"/>
    </w:p>
    <w:p w:rsidR="000D534D" w:rsidRDefault="00261E4B">
      <w:pPr>
        <w:pStyle w:val="2"/>
      </w:pPr>
      <w:bookmarkStart w:id="48" w:name="_Toc472010680"/>
      <w:bookmarkStart w:id="49" w:name="_Toc6343774"/>
      <w:r>
        <w:t xml:space="preserve">2.1 </w:t>
      </w:r>
      <w:r>
        <w:rPr>
          <w:rFonts w:cs="宋体" w:hint="eastAsia"/>
        </w:rPr>
        <w:t>高校互联应用的现状和存在的问题</w:t>
      </w:r>
      <w:bookmarkEnd w:id="48"/>
      <w:bookmarkEnd w:id="49"/>
    </w:p>
    <w:p w:rsidR="000D534D" w:rsidRDefault="00261E4B">
      <w:pPr>
        <w:spacing w:line="360" w:lineRule="auto"/>
        <w:ind w:firstLine="420"/>
        <w:rPr>
          <w:rFonts w:ascii="Times New Roman" w:hAnsi="Times New Roman" w:cs="Times New Roman"/>
          <w:sz w:val="24"/>
          <w:szCs w:val="24"/>
        </w:rPr>
      </w:pPr>
      <w:bookmarkStart w:id="50" w:name="_Toc472010681"/>
      <w:r>
        <w:rPr>
          <w:rFonts w:ascii="Times New Roman" w:hAnsi="Times New Roman" w:cs="Times New Roman" w:hint="eastAsia"/>
          <w:sz w:val="24"/>
          <w:szCs w:val="24"/>
        </w:rPr>
        <w:t>在国内，随着网络技术、电子信息技术的不断发展、早在本世纪初国内很多高校开始进行数字化校园建设且许多高校的基础网络早已建成，而现在高校的建设重点放在了具有个性化的校园应用软件中来。现今，围绕校园的应用早已遍地开华，百家争鸣，其主要分为以下</w:t>
      </w:r>
      <w:r>
        <w:rPr>
          <w:rFonts w:ascii="Times New Roman" w:hAnsi="Times New Roman" w:cs="Times New Roman" w:hint="eastAsia"/>
          <w:sz w:val="24"/>
          <w:szCs w:val="24"/>
        </w:rPr>
        <w:t>10</w:t>
      </w:r>
      <w:r>
        <w:rPr>
          <w:rFonts w:ascii="Times New Roman" w:hAnsi="Times New Roman" w:cs="Times New Roman" w:hint="eastAsia"/>
          <w:sz w:val="24"/>
          <w:szCs w:val="24"/>
        </w:rPr>
        <w:t>种：</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校园社交类，一款在校园内学生与学生之间，学生和老师之间，老师和老师之间进行社交的应用。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校园生活类，一款针对大学生的使用校园应用，它的应用领域主要有课程表、选课和评教等。</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校园求职类，一款针对于学生兼职或者实习的应用类。</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校园情侣类，一款针对于校园恋爱的应用。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校园学习类，针对学生知识辅导的应用。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校园商城类，针对于尚未有确定收入的学生定制的一款应用，专注于销售白菜价的应用。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二手物品信息类，有如许多的寄宿于学生宿舍的学生在毕业之后，留下的大件物品将在二手售卖平台上进行转手。</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取快递类，针对于大学生开发而出的一款方便于大学生取快递的校园应用。</w:t>
      </w:r>
    </w:p>
    <w:p w:rsidR="000D534D" w:rsidRDefault="00261E4B" w:rsidP="006A6456">
      <w:pPr>
        <w:numPr>
          <w:ilvl w:val="0"/>
          <w:numId w:val="2"/>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日志类。</w:t>
      </w:r>
    </w:p>
    <w:p w:rsidR="000D534D" w:rsidRDefault="00261E4B" w:rsidP="006A6456">
      <w:pPr>
        <w:numPr>
          <w:ilvl w:val="0"/>
          <w:numId w:val="2"/>
        </w:numPr>
        <w:spacing w:line="360" w:lineRule="auto"/>
        <w:ind w:firstLine="488"/>
        <w:rPr>
          <w:rFonts w:ascii="Times New Roman" w:hAnsi="Times New Roman" w:cs="Times New Roman"/>
          <w:sz w:val="24"/>
          <w:szCs w:val="24"/>
        </w:rPr>
      </w:pPr>
      <w:proofErr w:type="gramStart"/>
      <w:r>
        <w:rPr>
          <w:rFonts w:ascii="Times New Roman" w:hAnsi="Times New Roman" w:cs="Times New Roman" w:hint="eastAsia"/>
          <w:sz w:val="24"/>
          <w:szCs w:val="24"/>
        </w:rPr>
        <w:t>动漫类</w:t>
      </w:r>
      <w:proofErr w:type="gramEnd"/>
      <w:r>
        <w:rPr>
          <w:rFonts w:ascii="Times New Roman" w:hAnsi="Times New Roman" w:cs="Times New Roman" w:hint="eastAsia"/>
          <w:sz w:val="24"/>
          <w:szCs w:val="24"/>
        </w:rPr>
        <w:t>。</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校园中围绕着以上</w:t>
      </w:r>
      <w:r>
        <w:rPr>
          <w:rFonts w:ascii="Times New Roman" w:hAnsi="Times New Roman" w:cs="Times New Roman" w:hint="eastAsia"/>
          <w:sz w:val="24"/>
          <w:szCs w:val="24"/>
        </w:rPr>
        <w:t>10</w:t>
      </w:r>
      <w:r>
        <w:rPr>
          <w:rFonts w:ascii="Times New Roman" w:hAnsi="Times New Roman" w:cs="Times New Roman" w:hint="eastAsia"/>
          <w:sz w:val="24"/>
          <w:szCs w:val="24"/>
        </w:rPr>
        <w:t>种应用的领域的应用繁多，特别是在迎来</w:t>
      </w:r>
      <w:proofErr w:type="gramStart"/>
      <w:r>
        <w:rPr>
          <w:rFonts w:ascii="Times New Roman" w:hAnsi="Times New Roman" w:cs="Times New Roman" w:hint="eastAsia"/>
          <w:sz w:val="24"/>
          <w:szCs w:val="24"/>
        </w:rPr>
        <w:t>微信公众号和微信</w:t>
      </w:r>
      <w:proofErr w:type="gramEnd"/>
      <w:r>
        <w:rPr>
          <w:rFonts w:ascii="Times New Roman" w:hAnsi="Times New Roman" w:cs="Times New Roman" w:hint="eastAsia"/>
          <w:sz w:val="24"/>
          <w:szCs w:val="24"/>
        </w:rPr>
        <w:t>小程序的爆发式增长后，</w:t>
      </w:r>
      <w:proofErr w:type="gramStart"/>
      <w:r>
        <w:rPr>
          <w:rFonts w:ascii="Times New Roman" w:hAnsi="Times New Roman" w:cs="Times New Roman" w:hint="eastAsia"/>
          <w:sz w:val="24"/>
          <w:szCs w:val="24"/>
        </w:rPr>
        <w:t>有赖于微信的</w:t>
      </w:r>
      <w:proofErr w:type="gramEnd"/>
      <w:r>
        <w:rPr>
          <w:rFonts w:ascii="Times New Roman" w:hAnsi="Times New Roman" w:cs="Times New Roman" w:hint="eastAsia"/>
          <w:sz w:val="24"/>
          <w:szCs w:val="24"/>
        </w:rPr>
        <w:t>便利，校园的应用遍地开花，各大机构和社团为了方便工作的开展，也创建了相应的</w:t>
      </w:r>
      <w:proofErr w:type="gramStart"/>
      <w:r>
        <w:rPr>
          <w:rFonts w:ascii="Times New Roman" w:hAnsi="Times New Roman" w:cs="Times New Roman" w:hint="eastAsia"/>
          <w:sz w:val="24"/>
          <w:szCs w:val="24"/>
        </w:rPr>
        <w:t>微信公众</w:t>
      </w:r>
      <w:proofErr w:type="gramEnd"/>
      <w:r>
        <w:rPr>
          <w:rFonts w:ascii="Times New Roman" w:hAnsi="Times New Roman" w:cs="Times New Roman" w:hint="eastAsia"/>
          <w:sz w:val="24"/>
          <w:szCs w:val="24"/>
        </w:rPr>
        <w:t>平台和</w:t>
      </w:r>
      <w:proofErr w:type="gramStart"/>
      <w:r>
        <w:rPr>
          <w:rFonts w:ascii="Times New Roman" w:hAnsi="Times New Roman" w:cs="Times New Roman" w:hint="eastAsia"/>
          <w:sz w:val="24"/>
          <w:szCs w:val="24"/>
        </w:rPr>
        <w:t>开发微信小</w:t>
      </w:r>
      <w:proofErr w:type="gramEnd"/>
      <w:r>
        <w:rPr>
          <w:rFonts w:ascii="Times New Roman" w:hAnsi="Times New Roman" w:cs="Times New Roman" w:hint="eastAsia"/>
          <w:sz w:val="24"/>
          <w:szCs w:val="24"/>
        </w:rPr>
        <w:t>程序，方便了</w:t>
      </w:r>
      <w:proofErr w:type="gramStart"/>
      <w:r>
        <w:rPr>
          <w:rFonts w:ascii="Times New Roman" w:hAnsi="Times New Roman" w:cs="Times New Roman" w:hint="eastAsia"/>
          <w:sz w:val="24"/>
          <w:szCs w:val="24"/>
        </w:rPr>
        <w:t>广大是</w:t>
      </w:r>
      <w:proofErr w:type="gramEnd"/>
      <w:r>
        <w:rPr>
          <w:rFonts w:ascii="Times New Roman" w:hAnsi="Times New Roman" w:cs="Times New Roman" w:hint="eastAsia"/>
          <w:sz w:val="24"/>
          <w:szCs w:val="24"/>
        </w:rPr>
        <w:t>师生了解和参与到校园的日常活动中来，对于营造校园的良好的生活和工作氛围起到了重要的作用。</w:t>
      </w:r>
    </w:p>
    <w:p w:rsidR="000D534D" w:rsidRDefault="00261E4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在这几种常见的校园类型应用中，在方便于校园的信息交流的同时，也存在自身的不足和缺陷。</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并没有针对应用于学校各大学生社团机构日常工作交流和统一学生信息</w:t>
      </w:r>
      <w:r>
        <w:rPr>
          <w:rFonts w:ascii="Times New Roman" w:hAnsi="Times New Roman" w:cs="Times New Roman" w:hint="eastAsia"/>
          <w:sz w:val="24"/>
          <w:szCs w:val="24"/>
        </w:rPr>
        <w:lastRenderedPageBreak/>
        <w:t>投放的平台的应用。工作负责人总需要在各大社交平台上投放校园信息，在信息层层传递的过程中带来人力资源消耗的同时，校内消息分布在各个角落，也得不到有效的投放和管理。</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没有相对较好的机制确认消息下发时目标人群的接收情况。对于比较紧急的消息下发时，任务负责人总需要确认在目标人群对信息的接收情况，因此在有需要的情况下，为保证信息有效传达，总需要去统计和确认具有哪些人没有接收到信息后，再通过其他方式通知对方。针对于此种刚需，放眼于市场，在市面上，有针对于企业之间工作交流的阿里出品的企业级应用：钉钉。钉钉（</w:t>
      </w:r>
      <w:proofErr w:type="spellStart"/>
      <w:r>
        <w:rPr>
          <w:rFonts w:ascii="Times New Roman" w:hAnsi="Times New Roman" w:cs="Times New Roman" w:hint="eastAsia"/>
          <w:sz w:val="24"/>
          <w:szCs w:val="24"/>
        </w:rPr>
        <w:t>DingTalk</w:t>
      </w:r>
      <w:proofErr w:type="spellEnd"/>
      <w:r>
        <w:rPr>
          <w:rFonts w:ascii="Times New Roman" w:hAnsi="Times New Roman" w:cs="Times New Roman" w:hint="eastAsia"/>
          <w:sz w:val="24"/>
          <w:szCs w:val="24"/>
        </w:rPr>
        <w:t>）是阿里巴巴集团专为中国企业打造的免费沟通和协同的多端平台，适合于中国企业之前交流应用，而直接套用于校园当中而显得冗余而不足。</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跨专业需求得不到的有效的转达。信息技术的发展在传统行业的支持下才能焕发强劲的生命力，新工科的推进亦是如此，跨专业交流和合作将会成为常态，而校园内没有满足</w:t>
      </w:r>
      <w:proofErr w:type="gramStart"/>
      <w:r>
        <w:rPr>
          <w:rFonts w:ascii="Times New Roman" w:hAnsi="Times New Roman" w:cs="Times New Roman" w:hint="eastAsia"/>
          <w:sz w:val="24"/>
          <w:szCs w:val="24"/>
        </w:rPr>
        <w:t>该需求</w:t>
      </w:r>
      <w:proofErr w:type="gramEnd"/>
      <w:r>
        <w:rPr>
          <w:rFonts w:ascii="Times New Roman" w:hAnsi="Times New Roman" w:cs="Times New Roman" w:hint="eastAsia"/>
          <w:sz w:val="24"/>
          <w:szCs w:val="24"/>
        </w:rPr>
        <w:t>的平台进行支撑，造成了需要在广大社交圈子中传播专业需求的状况。</w:t>
      </w:r>
    </w:p>
    <w:p w:rsidR="000D534D" w:rsidRDefault="00261E4B" w:rsidP="006A6456">
      <w:pPr>
        <w:numPr>
          <w:ilvl w:val="0"/>
          <w:numId w:val="3"/>
        </w:numPr>
        <w:spacing w:line="360" w:lineRule="auto"/>
        <w:ind w:firstLine="488"/>
        <w:rPr>
          <w:rFonts w:ascii="Times New Roman" w:hAnsi="Times New Roman" w:cs="Times New Roman"/>
          <w:sz w:val="24"/>
          <w:szCs w:val="24"/>
        </w:rPr>
      </w:pPr>
      <w:r>
        <w:rPr>
          <w:rFonts w:ascii="Times New Roman" w:hAnsi="Times New Roman" w:cs="Times New Roman" w:hint="eastAsia"/>
          <w:sz w:val="24"/>
          <w:szCs w:val="24"/>
        </w:rPr>
        <w:t>缺乏社团和机构意见反馈机制。</w:t>
      </w:r>
    </w:p>
    <w:p w:rsidR="000D534D" w:rsidRDefault="00261E4B">
      <w:pPr>
        <w:pStyle w:val="2"/>
      </w:pPr>
      <w:bookmarkStart w:id="51" w:name="_Toc6343775"/>
      <w:r>
        <w:t xml:space="preserve">2.2 </w:t>
      </w:r>
      <w:r>
        <w:rPr>
          <w:rFonts w:hint="eastAsia"/>
        </w:rPr>
        <w:t>校园发布助手</w:t>
      </w:r>
      <w:r>
        <w:rPr>
          <w:rFonts w:cs="宋体" w:hint="eastAsia"/>
        </w:rPr>
        <w:t>的研究意义</w:t>
      </w:r>
      <w:bookmarkEnd w:id="50"/>
      <w:bookmarkEnd w:id="51"/>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如何开发出使用于校园内交流的平台，提高校内信息传递的效率和学生机构办事效率，减少没有必要的人力开销，使得大学生能够将更多的精力放到更有意义的事情上，应成为高校认真探讨的问题。而校园发布助手能提供校内为广大师生统一的信息交流平台，将信息得到有效传递成本降到最低，在运用行业前沿的技术和经验，保证校园发布助手持续稳定高效运行的同时，校园发布助手出于便于办公的需求下，也将为学校各团队、学生机构、社团之内，以及普通学生和团队、社团和学生机构间的交流平台，使得校园中的每个人都能够被紧密地联系在一起，降低校内团体和个人，个人和个人之间交流的门槛，提高校园的信息化程度，从而达到提高校园生活质量的目标。</w:t>
      </w:r>
    </w:p>
    <w:p w:rsidR="000D534D" w:rsidRDefault="00261E4B">
      <w:pPr>
        <w:pStyle w:val="1"/>
        <w:spacing w:before="156" w:after="156"/>
      </w:pPr>
      <w:bookmarkStart w:id="52" w:name="_Toc472010684"/>
      <w:bookmarkStart w:id="53" w:name="_Toc6343776"/>
      <w:r>
        <w:t>3</w:t>
      </w:r>
      <w:r>
        <w:rPr>
          <w:rFonts w:cs="宋体" w:hint="eastAsia"/>
        </w:rPr>
        <w:t xml:space="preserve">　系统的总体设计</w:t>
      </w:r>
      <w:bookmarkEnd w:id="52"/>
      <w:bookmarkEnd w:id="53"/>
    </w:p>
    <w:p w:rsidR="000D534D" w:rsidRDefault="00261E4B">
      <w:pPr>
        <w:pStyle w:val="2"/>
      </w:pPr>
      <w:bookmarkStart w:id="54" w:name="_Toc472010685"/>
      <w:bookmarkStart w:id="55" w:name="_Toc6343777"/>
      <w:r>
        <w:t xml:space="preserve">3.1 </w:t>
      </w:r>
      <w:r>
        <w:rPr>
          <w:rFonts w:cs="宋体" w:hint="eastAsia"/>
        </w:rPr>
        <w:t>系统的功能简介</w:t>
      </w:r>
      <w:bookmarkEnd w:id="54"/>
      <w:bookmarkEnd w:id="55"/>
    </w:p>
    <w:p w:rsidR="000D534D" w:rsidRDefault="00261E4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校园发布助手是一个专注于校园里是师生进行日常信息交流的系统，主要体现</w:t>
      </w:r>
      <w:r>
        <w:rPr>
          <w:rFonts w:ascii="Times New Roman" w:hAnsi="Times New Roman" w:cs="Times New Roman" w:hint="eastAsia"/>
          <w:sz w:val="24"/>
          <w:szCs w:val="24"/>
        </w:rPr>
        <w:lastRenderedPageBreak/>
        <w:t>为</w:t>
      </w:r>
      <w:r>
        <w:rPr>
          <w:rFonts w:ascii="Times New Roman" w:hAnsi="Times New Roman" w:cs="Times New Roman" w:hint="eastAsia"/>
          <w:sz w:val="24"/>
          <w:szCs w:val="24"/>
        </w:rPr>
        <w:t>H5</w:t>
      </w:r>
      <w:r>
        <w:rPr>
          <w:rFonts w:ascii="Times New Roman" w:hAnsi="Times New Roman" w:cs="Times New Roman" w:hint="eastAsia"/>
          <w:sz w:val="24"/>
          <w:szCs w:val="24"/>
        </w:rPr>
        <w:t>端</w:t>
      </w:r>
      <w:proofErr w:type="gramStart"/>
      <w:r>
        <w:rPr>
          <w:rFonts w:ascii="Times New Roman" w:hAnsi="Times New Roman" w:cs="Times New Roman" w:hint="eastAsia"/>
          <w:sz w:val="24"/>
          <w:szCs w:val="24"/>
        </w:rPr>
        <w:t>和微信小</w:t>
      </w:r>
      <w:proofErr w:type="gramEnd"/>
      <w:r>
        <w:rPr>
          <w:rFonts w:ascii="Times New Roman" w:hAnsi="Times New Roman" w:cs="Times New Roman" w:hint="eastAsia"/>
          <w:sz w:val="24"/>
          <w:szCs w:val="24"/>
        </w:rPr>
        <w:t>程序端。在该平台中，校园师生均采用实名制交流，它能够帮助用户及时了解校内的社团、机构、教师以及他们的最新资讯；能够充当通讯录，使得用户能够找到相关负责人尽快为你解决问题；能够帮助用户争取话语权，为校园社团和机构的建设建言献策；能够让用户及时了解消息的传达情况，使用户更好地在校园里工作和生活。该系统主要四个模块：校园模块、机构模块、通讯模块、个人模块。</w:t>
      </w:r>
    </w:p>
    <w:p w:rsidR="000D534D" w:rsidRDefault="00261E4B">
      <w:pPr>
        <w:pStyle w:val="3"/>
        <w:rPr>
          <w:rFonts w:cs="宋体"/>
        </w:rPr>
      </w:pPr>
      <w:bookmarkStart w:id="56" w:name="_Toc472010686"/>
      <w:bookmarkStart w:id="57" w:name="_Toc6343778"/>
      <w:r>
        <w:t xml:space="preserve">3.1.1 </w:t>
      </w:r>
      <w:bookmarkEnd w:id="56"/>
      <w:r>
        <w:rPr>
          <w:rFonts w:cs="宋体" w:hint="eastAsia"/>
        </w:rPr>
        <w:t>校园模块</w:t>
      </w:r>
      <w:bookmarkEnd w:id="57"/>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该模块提供校园日常资讯的浏览，方便校园师生了解校内的动态。校园信息的分类主要包括：要闻、招聘、活动和其他。涵括的功能点有：</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校园资讯浏览功能。</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校园资讯的提问和回答功能。用于阅读到该条咨询时感到困惑，可以直接在咨询发文处进行提问和解答，有助于消息的传播。</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校园资讯的搜索功能。</w:t>
      </w:r>
    </w:p>
    <w:p w:rsidR="000D534D" w:rsidRDefault="00261E4B" w:rsidP="006A6456">
      <w:pPr>
        <w:numPr>
          <w:ilvl w:val="0"/>
          <w:numId w:val="4"/>
        </w:numPr>
        <w:spacing w:line="360" w:lineRule="auto"/>
        <w:ind w:firstLine="488"/>
        <w:rPr>
          <w:rFonts w:ascii="Times New Roman" w:hAnsi="Times New Roman" w:cs="宋体"/>
          <w:sz w:val="24"/>
          <w:szCs w:val="24"/>
        </w:rPr>
      </w:pPr>
      <w:r>
        <w:rPr>
          <w:rFonts w:ascii="Times New Roman" w:hAnsi="Times New Roman" w:cs="宋体" w:hint="eastAsia"/>
          <w:sz w:val="24"/>
          <w:szCs w:val="24"/>
        </w:rPr>
        <w:t>校园通讯的提醒功能。</w:t>
      </w:r>
    </w:p>
    <w:p w:rsidR="000D534D" w:rsidRDefault="00261E4B">
      <w:pPr>
        <w:pStyle w:val="3"/>
      </w:pPr>
      <w:bookmarkStart w:id="58" w:name="_Toc6343779"/>
      <w:r>
        <w:t>3.1.</w:t>
      </w:r>
      <w:r>
        <w:rPr>
          <w:rFonts w:hint="eastAsia"/>
        </w:rPr>
        <w:t>2</w:t>
      </w:r>
      <w:r>
        <w:t xml:space="preserve"> </w:t>
      </w:r>
      <w:r>
        <w:rPr>
          <w:rFonts w:hint="eastAsia"/>
        </w:rPr>
        <w:t>机构模块</w:t>
      </w:r>
      <w:bookmarkEnd w:id="58"/>
    </w:p>
    <w:p w:rsidR="000D534D" w:rsidRDefault="00261E4B">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该模块是校园中所有的学生机构和社团的聚集处，是系统中学生和机构、社团交流的通道，也是学生和机构中的人员管理和发布校园咨询的通道。包含的功能有：</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59"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学生机构或社团浏览功能。其中，学生机构采用多级菜单的形式展示，学生机构提供多种搜索方式方便用户找到目标社团。如用户属于某学生机构或社团，则直接进行展示并提供机构或社团的入口。</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0"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学生机构或社团管理功能。学生机构或社团的负责人能够修改社团或机构的简介、公告，调整社团或机构的成员、查阅反馈信息。</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1"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即时通讯工作群新建功能。满足机构或社团为进一步落实学院工作，统一目标学生群体的通知工作，同时为满足便捷添加目标</w:t>
      </w:r>
      <w:proofErr w:type="gramStart"/>
      <w:r>
        <w:rPr>
          <w:rFonts w:ascii="Times New Roman" w:hAnsi="Times New Roman" w:cs="宋体" w:hint="eastAsia"/>
          <w:sz w:val="24"/>
          <w:szCs w:val="24"/>
        </w:rPr>
        <w:t>学生到群中</w:t>
      </w:r>
      <w:proofErr w:type="gramEnd"/>
      <w:r>
        <w:rPr>
          <w:rFonts w:ascii="Times New Roman" w:hAnsi="Times New Roman" w:cs="宋体" w:hint="eastAsia"/>
          <w:sz w:val="24"/>
          <w:szCs w:val="24"/>
        </w:rPr>
        <w:t>，提供了批量搜索和添加成员的功能。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2"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校园资讯的收藏功能。</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3"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学生机构或社团信息查阅功能。提供社团和机构专属平台，使师生有更多的机会了解机构或社团以及交流。</w:t>
      </w:r>
    </w:p>
    <w:p w:rsidR="000D534D" w:rsidRDefault="00261E4B">
      <w:pPr>
        <w:pStyle w:val="af"/>
        <w:numPr>
          <w:ilvl w:val="0"/>
          <w:numId w:val="5"/>
        </w:numPr>
        <w:spacing w:line="360" w:lineRule="auto"/>
        <w:ind w:left="0" w:firstLineChars="0" w:firstLine="490"/>
        <w:rPr>
          <w:rFonts w:ascii="Times New Roman" w:hAnsi="Times New Roman" w:cs="宋体"/>
          <w:sz w:val="24"/>
          <w:szCs w:val="24"/>
        </w:rPr>
        <w:pPrChange w:id="64" w:author="PC101" w:date="2019-04-08T21:08:00Z">
          <w:pPr>
            <w:pStyle w:val="af"/>
            <w:numPr>
              <w:numId w:val="5"/>
            </w:numPr>
            <w:spacing w:line="360" w:lineRule="auto"/>
            <w:ind w:left="1200" w:firstLineChars="0" w:hanging="720"/>
          </w:pPr>
        </w:pPrChange>
      </w:pPr>
      <w:r>
        <w:rPr>
          <w:rFonts w:ascii="Times New Roman" w:hAnsi="Times New Roman" w:cs="宋体" w:hint="eastAsia"/>
          <w:sz w:val="24"/>
          <w:szCs w:val="24"/>
        </w:rPr>
        <w:t>学生机构或社团信息反馈功能。无论是否属于该学生机构或社团的学生，都能够为该社团或机构反馈信息，使得机构或社团能够得到更好的发展。</w:t>
      </w:r>
    </w:p>
    <w:p w:rsidR="000D534D" w:rsidRDefault="00261E4B">
      <w:pPr>
        <w:pStyle w:val="3"/>
      </w:pPr>
      <w:bookmarkStart w:id="65" w:name="_Toc6343780"/>
      <w:r>
        <w:lastRenderedPageBreak/>
        <w:t>3.1.</w:t>
      </w:r>
      <w:r>
        <w:rPr>
          <w:rFonts w:hint="eastAsia"/>
        </w:rPr>
        <w:t>3</w:t>
      </w:r>
      <w:r>
        <w:t xml:space="preserve"> </w:t>
      </w:r>
      <w:r>
        <w:rPr>
          <w:rFonts w:hint="eastAsia"/>
        </w:rPr>
        <w:t>通讯模块</w:t>
      </w:r>
      <w:bookmarkEnd w:id="65"/>
    </w:p>
    <w:p w:rsidR="000D534D" w:rsidRDefault="00261E4B">
      <w:pPr>
        <w:spacing w:line="360" w:lineRule="auto"/>
        <w:ind w:firstLine="420"/>
      </w:pPr>
      <w:r>
        <w:rPr>
          <w:rFonts w:ascii="Times New Roman" w:hAnsi="Times New Roman" w:cs="宋体" w:hint="eastAsia"/>
          <w:sz w:val="24"/>
          <w:szCs w:val="24"/>
        </w:rPr>
        <w:t>该模块满足校园工作的要求，为学生机构或社团提供即时通讯服务。其主要的功能有：</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6"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即时通讯功能。用户能够与所属的学生机构或社团中的任一成员进行通讯，也能够与社团或机构群体进行通讯，并提供群中的图片和其他文件的搜索功能和其他常用的及时通讯的功能。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7"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文件传输功能。通讯双方传输的文件将半永久地存储到服务器当中。</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8"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未读聊天信息提示功能。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69"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联系人、聊天记录、文件以及图片搜索功能。</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0"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群管理功能。群管理者能够进行调整群成员、发布群公告以及解散工作群的操作。</w:t>
      </w:r>
    </w:p>
    <w:p w:rsidR="000D534D" w:rsidRDefault="00261E4B">
      <w:pPr>
        <w:pStyle w:val="af"/>
        <w:numPr>
          <w:ilvl w:val="0"/>
          <w:numId w:val="6"/>
        </w:numPr>
        <w:spacing w:line="360" w:lineRule="auto"/>
        <w:ind w:left="0" w:firstLineChars="0" w:firstLine="488"/>
        <w:rPr>
          <w:rFonts w:asciiTheme="minorEastAsia" w:eastAsiaTheme="minorEastAsia" w:hAnsiTheme="minorEastAsia"/>
          <w:sz w:val="24"/>
          <w:szCs w:val="24"/>
        </w:rPr>
        <w:pPrChange w:id="71" w:author="PC101" w:date="2019-04-08T21:09:00Z">
          <w:pPr>
            <w:pStyle w:val="af"/>
            <w:numPr>
              <w:numId w:val="6"/>
            </w:numPr>
            <w:spacing w:line="360" w:lineRule="auto"/>
            <w:ind w:left="1140" w:firstLineChars="0" w:hanging="720"/>
          </w:pPr>
        </w:pPrChange>
      </w:pPr>
      <w:r>
        <w:rPr>
          <w:rFonts w:asciiTheme="minorEastAsia" w:eastAsiaTheme="minorEastAsia" w:hAnsiTheme="minorEastAsia" w:hint="eastAsia"/>
          <w:sz w:val="24"/>
          <w:szCs w:val="24"/>
        </w:rPr>
        <w:t>聊天信息、图片等文件收藏功能。</w:t>
      </w:r>
    </w:p>
    <w:p w:rsidR="000D534D" w:rsidRDefault="00261E4B">
      <w:pPr>
        <w:pStyle w:val="3"/>
      </w:pPr>
      <w:bookmarkStart w:id="72" w:name="_Toc6343781"/>
      <w:r>
        <w:t>3.1.</w:t>
      </w:r>
      <w:r>
        <w:rPr>
          <w:rFonts w:hint="eastAsia"/>
        </w:rPr>
        <w:t>4</w:t>
      </w:r>
      <w:r>
        <w:t xml:space="preserve"> </w:t>
      </w:r>
      <w:r>
        <w:rPr>
          <w:rFonts w:hint="eastAsia"/>
        </w:rPr>
        <w:t>个人模块</w:t>
      </w:r>
      <w:bookmarkEnd w:id="72"/>
    </w:p>
    <w:p w:rsidR="000D534D" w:rsidRDefault="00261E4B">
      <w:pPr>
        <w:spacing w:line="360" w:lineRule="auto"/>
        <w:ind w:firstLine="420"/>
      </w:pPr>
      <w:r>
        <w:rPr>
          <w:rFonts w:ascii="Times New Roman" w:hAnsi="Times New Roman" w:cs="宋体" w:hint="eastAsia"/>
          <w:sz w:val="24"/>
          <w:szCs w:val="24"/>
        </w:rPr>
        <w:t>个人模块提供个人信息的管理功能，用户能够有限地对自身的修改和发布。也能够自定义客户端参数，满足个性化定制的要求。</w:t>
      </w:r>
      <w:r>
        <w:rPr>
          <w:rFonts w:hint="eastAsia"/>
        </w:rPr>
        <w:t xml:space="preserve"> </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3"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个人收藏的信息管理功能。用户能够删除个人收藏的信息，点击收藏的信息能够查看该消息的详情。</w:t>
      </w:r>
    </w:p>
    <w:p w:rsidR="000D534D" w:rsidRDefault="00261E4B">
      <w:pPr>
        <w:pStyle w:val="af"/>
        <w:numPr>
          <w:ilvl w:val="0"/>
          <w:numId w:val="7"/>
        </w:numPr>
        <w:spacing w:line="360" w:lineRule="auto"/>
        <w:ind w:left="0" w:firstLineChars="0" w:firstLine="488"/>
        <w:pPrChange w:id="74"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个人信息的查看和修改功能。提供QQ邮箱和手机号的绑定，便于校园资讯和即时通讯信息的即时推送和提供忘记密码是取回账号的凭证；提供用户自身的信息可见性的设置，一定程度下保障个人的信息安全；提供个人的留言设置，方便他人联系。</w:t>
      </w:r>
    </w:p>
    <w:p w:rsidR="000D534D" w:rsidRDefault="00261E4B">
      <w:pPr>
        <w:pStyle w:val="af"/>
        <w:numPr>
          <w:ilvl w:val="0"/>
          <w:numId w:val="7"/>
        </w:numPr>
        <w:spacing w:line="360" w:lineRule="auto"/>
        <w:ind w:left="0" w:firstLineChars="0" w:firstLine="488"/>
        <w:pPrChange w:id="75"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客户端自定义功能。如是否记住登录用户和密码。</w:t>
      </w:r>
    </w:p>
    <w:p w:rsidR="000D534D" w:rsidRDefault="00261E4B">
      <w:pPr>
        <w:pStyle w:val="af"/>
        <w:numPr>
          <w:ilvl w:val="0"/>
          <w:numId w:val="7"/>
        </w:numPr>
        <w:spacing w:line="360" w:lineRule="auto"/>
        <w:ind w:left="0" w:firstLineChars="0" w:firstLine="488"/>
        <w:rPr>
          <w:rFonts w:asciiTheme="minorEastAsia" w:eastAsiaTheme="minorEastAsia" w:hAnsiTheme="minorEastAsia"/>
          <w:sz w:val="24"/>
          <w:szCs w:val="24"/>
        </w:rPr>
        <w:pPrChange w:id="76" w:author="User" w:date="2019-04-10T23:34:00Z">
          <w:pPr>
            <w:pStyle w:val="af"/>
            <w:numPr>
              <w:numId w:val="7"/>
            </w:numPr>
            <w:spacing w:line="360" w:lineRule="auto"/>
            <w:ind w:left="1140" w:firstLineChars="0" w:hanging="720"/>
          </w:pPr>
        </w:pPrChange>
      </w:pPr>
      <w:r>
        <w:rPr>
          <w:rFonts w:asciiTheme="minorEastAsia" w:eastAsiaTheme="minorEastAsia" w:hAnsiTheme="minorEastAsia" w:hint="eastAsia"/>
          <w:sz w:val="24"/>
          <w:szCs w:val="24"/>
        </w:rPr>
        <w:t>登录和退出功能。</w:t>
      </w:r>
    </w:p>
    <w:p w:rsidR="000D534D" w:rsidDel="00307432" w:rsidRDefault="000D534D" w:rsidP="00C36EBB">
      <w:pPr>
        <w:spacing w:line="360" w:lineRule="auto"/>
        <w:rPr>
          <w:del w:id="77" w:author="User" w:date="2019-04-10T23:34:00Z"/>
          <w:rFonts w:ascii="Times New Roman" w:hAnsi="Times New Roman" w:cs="宋体"/>
          <w:sz w:val="24"/>
          <w:szCs w:val="24"/>
        </w:rPr>
      </w:pPr>
    </w:p>
    <w:p w:rsidR="000D534D" w:rsidRDefault="00261E4B">
      <w:pPr>
        <w:pStyle w:val="2"/>
        <w:rPr>
          <w:rFonts w:cs="宋体"/>
        </w:rPr>
      </w:pPr>
      <w:bookmarkStart w:id="78" w:name="_Toc472010688"/>
      <w:bookmarkStart w:id="79" w:name="_Toc6343782"/>
      <w:r>
        <w:t xml:space="preserve">3.2 </w:t>
      </w:r>
      <w:r>
        <w:rPr>
          <w:rFonts w:cs="宋体" w:hint="eastAsia"/>
        </w:rPr>
        <w:t>系统的结构分析</w:t>
      </w:r>
      <w:bookmarkEnd w:id="78"/>
      <w:bookmarkEnd w:id="79"/>
    </w:p>
    <w:p w:rsidR="000D534D" w:rsidRDefault="00261E4B">
      <w:pPr>
        <w:spacing w:line="360" w:lineRule="auto"/>
        <w:ind w:firstLineChars="200" w:firstLine="480"/>
      </w:pPr>
      <w:r>
        <w:rPr>
          <w:rFonts w:ascii="Times New Roman" w:hAnsi="Times New Roman" w:cs="宋体" w:hint="eastAsia"/>
          <w:sz w:val="24"/>
          <w:szCs w:val="24"/>
        </w:rPr>
        <w:t>本项目通过了解校园不断增长的使用需求，整理和研发出一款满足学生日常工作和生活的校园助手。在校园的推动下，该校园助手可以扫除消息传播的障碍，为校内师生了解和参与到校园的工作和生活中，有效减轻校园工作的负担。</w:t>
      </w:r>
      <w:r>
        <w:t xml:space="preserve"> </w:t>
      </w:r>
    </w:p>
    <w:p w:rsidR="008D61F7" w:rsidRDefault="00261E4B" w:rsidP="008D61F7">
      <w:pPr>
        <w:pStyle w:val="3"/>
        <w:rPr>
          <w:rFonts w:cs="宋体"/>
        </w:rPr>
      </w:pPr>
      <w:bookmarkStart w:id="80" w:name="_Toc472010689"/>
      <w:bookmarkStart w:id="81" w:name="_Toc6343783"/>
      <w:r>
        <w:t xml:space="preserve">3.2.1 </w:t>
      </w:r>
      <w:r>
        <w:rPr>
          <w:rFonts w:cs="宋体" w:hint="eastAsia"/>
        </w:rPr>
        <w:t>系统</w:t>
      </w:r>
      <w:bookmarkEnd w:id="80"/>
      <w:r>
        <w:rPr>
          <w:rFonts w:cs="宋体" w:hint="eastAsia"/>
        </w:rPr>
        <w:t>用例分析</w:t>
      </w:r>
      <w:bookmarkEnd w:id="81"/>
    </w:p>
    <w:p w:rsidR="00261E4B" w:rsidRPr="008D61F7" w:rsidRDefault="008D61F7" w:rsidP="008D61F7">
      <w:pPr>
        <w:pStyle w:val="af"/>
        <w:numPr>
          <w:ilvl w:val="0"/>
          <w:numId w:val="8"/>
        </w:numPr>
        <w:spacing w:line="360" w:lineRule="auto"/>
        <w:ind w:firstLineChars="0"/>
        <w:rPr>
          <w:rFonts w:cs="宋体"/>
          <w:sz w:val="24"/>
          <w:szCs w:val="24"/>
        </w:rPr>
      </w:pPr>
      <w:r>
        <w:rPr>
          <w:rFonts w:cs="宋体" w:hint="eastAsia"/>
          <w:sz w:val="24"/>
          <w:szCs w:val="24"/>
        </w:rPr>
        <w:t>本系统的参与者有普通学生、教师、机构或社团成员、管理员和文件服</w:t>
      </w:r>
      <w:r>
        <w:rPr>
          <w:rFonts w:cs="宋体" w:hint="eastAsia"/>
          <w:sz w:val="24"/>
          <w:szCs w:val="24"/>
        </w:rPr>
        <w:lastRenderedPageBreak/>
        <w:t>服务器。</w:t>
      </w:r>
    </w:p>
    <w:p w:rsidR="000D534D" w:rsidRDefault="00836A17">
      <w:pPr>
        <w:ind w:firstLine="420"/>
        <w:jc w:val="center"/>
      </w:pPr>
      <w:r>
        <w:rPr>
          <w:noProof/>
        </w:rPr>
        <w:drawing>
          <wp:inline distT="0" distB="0" distL="0" distR="0" wp14:anchorId="560AE890" wp14:editId="7B88B0C1">
            <wp:extent cx="4743450" cy="333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333750"/>
                    </a:xfrm>
                    <a:prstGeom prst="rect">
                      <a:avLst/>
                    </a:prstGeom>
                    <a:noFill/>
                    <a:ln>
                      <a:noFill/>
                    </a:ln>
                  </pic:spPr>
                </pic:pic>
              </a:graphicData>
            </a:graphic>
          </wp:inline>
        </w:drawing>
      </w:r>
    </w:p>
    <w:p w:rsidR="000D534D" w:rsidRDefault="00261E4B">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4  </w:t>
      </w:r>
      <w:r>
        <w:rPr>
          <w:rFonts w:hint="eastAsia"/>
          <w:b/>
        </w:rPr>
        <w:t>系统中的参与者</w:t>
      </w:r>
    </w:p>
    <w:p w:rsidR="0081573B" w:rsidRPr="0081573B" w:rsidRDefault="00462360" w:rsidP="006A6456">
      <w:pPr>
        <w:spacing w:line="360" w:lineRule="auto"/>
        <w:ind w:firstLine="420"/>
        <w:rPr>
          <w:rFonts w:cs="宋体"/>
          <w:sz w:val="24"/>
          <w:szCs w:val="24"/>
        </w:rPr>
      </w:pPr>
      <w:r w:rsidRPr="00105930">
        <w:rPr>
          <w:rFonts w:cs="宋体" w:hint="eastAsia"/>
          <w:sz w:val="24"/>
          <w:szCs w:val="24"/>
        </w:rPr>
        <w:t>在上图的参与者中，由于机构或社团成员拥有普通学生的行为，在表现上机构或社团成员拥有更多的个人，因此，机构或社团成员与普通学生的属于泛化关系；在本系统中，文件服务器将从业务本身</w:t>
      </w:r>
      <w:proofErr w:type="gramStart"/>
      <w:r w:rsidRPr="00105930">
        <w:rPr>
          <w:rFonts w:cs="宋体" w:hint="eastAsia"/>
          <w:sz w:val="24"/>
          <w:szCs w:val="24"/>
        </w:rPr>
        <w:t>玻</w:t>
      </w:r>
      <w:proofErr w:type="gramEnd"/>
      <w:r w:rsidRPr="00105930">
        <w:rPr>
          <w:rFonts w:cs="宋体" w:hint="eastAsia"/>
          <w:sz w:val="24"/>
          <w:szCs w:val="24"/>
        </w:rPr>
        <w:t>剥离出来，使得文件能够进行横向拓展，并为系统以</w:t>
      </w:r>
      <w:r w:rsidRPr="00105930">
        <w:rPr>
          <w:rFonts w:cs="宋体" w:hint="eastAsia"/>
          <w:sz w:val="24"/>
          <w:szCs w:val="24"/>
        </w:rPr>
        <w:t>Restful</w:t>
      </w:r>
      <w:r w:rsidRPr="00105930">
        <w:rPr>
          <w:rFonts w:cs="宋体" w:hint="eastAsia"/>
          <w:sz w:val="24"/>
          <w:szCs w:val="24"/>
        </w:rPr>
        <w:t>风格提供文件上传、文件下载、文件删除等功能；</w:t>
      </w:r>
      <w:proofErr w:type="spellStart"/>
      <w:r w:rsidRPr="00105930">
        <w:rPr>
          <w:rFonts w:cs="宋体" w:hint="eastAsia"/>
          <w:sz w:val="24"/>
          <w:szCs w:val="24"/>
        </w:rPr>
        <w:t>Redis</w:t>
      </w:r>
      <w:proofErr w:type="spellEnd"/>
      <w:r w:rsidRPr="00105930">
        <w:rPr>
          <w:rFonts w:cs="宋体" w:hint="eastAsia"/>
          <w:sz w:val="24"/>
          <w:szCs w:val="24"/>
        </w:rPr>
        <w:t>服务器为系统中的即时通讯业务提供缓存服务，优化即时通讯响应性能；由于系统主要面向移动端用户，管理员</w:t>
      </w:r>
      <w:r>
        <w:rPr>
          <w:rFonts w:cs="宋体" w:hint="eastAsia"/>
          <w:sz w:val="24"/>
          <w:szCs w:val="24"/>
        </w:rPr>
        <w:t>应有多种类型且</w:t>
      </w:r>
      <w:r w:rsidRPr="00105930">
        <w:rPr>
          <w:rFonts w:cs="宋体" w:hint="eastAsia"/>
          <w:sz w:val="24"/>
          <w:szCs w:val="24"/>
        </w:rPr>
        <w:t>担当重要角色</w:t>
      </w:r>
      <w:r>
        <w:rPr>
          <w:rFonts w:cs="宋体" w:hint="eastAsia"/>
          <w:sz w:val="24"/>
          <w:szCs w:val="24"/>
        </w:rPr>
        <w:t>，</w:t>
      </w:r>
      <w:r w:rsidRPr="00105930">
        <w:rPr>
          <w:rFonts w:cs="宋体" w:hint="eastAsia"/>
          <w:sz w:val="24"/>
          <w:szCs w:val="24"/>
        </w:rPr>
        <w:t>但在次系统不足以体现，因此不在论文阐述的范围内。</w:t>
      </w:r>
    </w:p>
    <w:p w:rsidR="000D534D" w:rsidRDefault="00AE7D28">
      <w:pPr>
        <w:numPr>
          <w:ilvl w:val="0"/>
          <w:numId w:val="8"/>
        </w:numPr>
        <w:ind w:left="420"/>
        <w:rPr>
          <w:rFonts w:cs="宋体"/>
          <w:sz w:val="24"/>
          <w:szCs w:val="24"/>
        </w:rPr>
      </w:pPr>
      <w:r>
        <w:rPr>
          <w:rFonts w:cs="宋体" w:hint="eastAsia"/>
          <w:sz w:val="24"/>
          <w:szCs w:val="24"/>
        </w:rPr>
        <w:t>学生</w:t>
      </w:r>
      <w:r w:rsidR="00BE5C36">
        <w:rPr>
          <w:rFonts w:cs="宋体" w:hint="eastAsia"/>
          <w:sz w:val="24"/>
          <w:szCs w:val="24"/>
        </w:rPr>
        <w:t>是</w:t>
      </w:r>
      <w:r>
        <w:rPr>
          <w:rFonts w:cs="宋体" w:hint="eastAsia"/>
          <w:sz w:val="24"/>
          <w:szCs w:val="24"/>
        </w:rPr>
        <w:t>本系统中的重要参与者</w:t>
      </w:r>
      <w:r w:rsidR="00BE5C36">
        <w:rPr>
          <w:rFonts w:cs="宋体" w:hint="eastAsia"/>
          <w:sz w:val="24"/>
          <w:szCs w:val="24"/>
        </w:rPr>
        <w:t>，也是本系统中的一个重要服务对象。</w:t>
      </w:r>
    </w:p>
    <w:p w:rsidR="00AF292E" w:rsidRDefault="00F477C9" w:rsidP="00D8156B">
      <w:pPr>
        <w:ind w:left="420"/>
        <w:rPr>
          <w:rFonts w:cs="宋体"/>
          <w:sz w:val="24"/>
          <w:szCs w:val="24"/>
        </w:rPr>
      </w:pPr>
      <w:r>
        <w:rPr>
          <w:rFonts w:cs="宋体" w:hint="eastAsia"/>
          <w:noProof/>
          <w:sz w:val="24"/>
          <w:szCs w:val="24"/>
        </w:rPr>
        <w:lastRenderedPageBreak/>
        <w:drawing>
          <wp:inline distT="0" distB="0" distL="0" distR="0" wp14:anchorId="45F1D127" wp14:editId="68F1945D">
            <wp:extent cx="5391150" cy="3676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CF6017" w:rsidRDefault="00CF6017" w:rsidP="00CF6017">
      <w:pPr>
        <w:spacing w:line="360" w:lineRule="auto"/>
        <w:jc w:val="center"/>
        <w:rPr>
          <w:rFonts w:ascii="Times New Roman" w:hAnsi="Times New Roman" w:cs="Times New Roman"/>
          <w:sz w:val="24"/>
          <w:szCs w:val="24"/>
        </w:rPr>
      </w:pPr>
      <w:r>
        <w:rPr>
          <w:rFonts w:cs="宋体" w:hint="eastAsia"/>
          <w:b/>
        </w:rPr>
        <w:t>图</w:t>
      </w:r>
      <w:r>
        <w:rPr>
          <w:rFonts w:cs="宋体" w:hint="eastAsia"/>
          <w:b/>
        </w:rPr>
        <w:t xml:space="preserve">5  </w:t>
      </w:r>
      <w:r>
        <w:rPr>
          <w:rFonts w:hint="eastAsia"/>
          <w:b/>
        </w:rPr>
        <w:t>学生用例图</w:t>
      </w:r>
    </w:p>
    <w:p w:rsidR="00D8156B" w:rsidRDefault="001E0D18" w:rsidP="006F067E">
      <w:pPr>
        <w:spacing w:line="360" w:lineRule="auto"/>
        <w:ind w:left="420" w:firstLine="420"/>
        <w:jc w:val="left"/>
        <w:rPr>
          <w:rFonts w:cs="宋体"/>
          <w:sz w:val="24"/>
          <w:szCs w:val="24"/>
        </w:rPr>
      </w:pPr>
      <w:r>
        <w:rPr>
          <w:rFonts w:cs="宋体" w:hint="eastAsia"/>
          <w:sz w:val="24"/>
          <w:szCs w:val="24"/>
        </w:rPr>
        <w:t>在</w:t>
      </w:r>
      <w:r w:rsidR="00E83E29">
        <w:rPr>
          <w:rFonts w:cs="宋体" w:hint="eastAsia"/>
          <w:sz w:val="24"/>
          <w:szCs w:val="24"/>
        </w:rPr>
        <w:t>本系统中，共分为四大模块，有资讯模块、机构模块、通讯模块和个人模块。</w:t>
      </w:r>
      <w:r w:rsidR="00836A17">
        <w:rPr>
          <w:rFonts w:cs="宋体" w:hint="eastAsia"/>
          <w:sz w:val="24"/>
          <w:szCs w:val="24"/>
        </w:rPr>
        <w:t>在资讯模块，学生用户</w:t>
      </w:r>
      <w:r w:rsidR="003C61C9">
        <w:rPr>
          <w:rFonts w:cs="宋体" w:hint="eastAsia"/>
          <w:sz w:val="24"/>
          <w:szCs w:val="24"/>
        </w:rPr>
        <w:t>能够</w:t>
      </w:r>
      <w:r w:rsidR="00046565">
        <w:rPr>
          <w:rFonts w:cs="宋体" w:hint="eastAsia"/>
          <w:sz w:val="24"/>
          <w:szCs w:val="24"/>
        </w:rPr>
        <w:t>浏览、搜索校园资讯</w:t>
      </w:r>
      <w:r w:rsidR="009B3BBD">
        <w:rPr>
          <w:rFonts w:cs="宋体" w:hint="eastAsia"/>
          <w:sz w:val="24"/>
          <w:szCs w:val="24"/>
        </w:rPr>
        <w:t>和收藏校园资讯，</w:t>
      </w:r>
      <w:r w:rsidR="00046565">
        <w:rPr>
          <w:rFonts w:cs="宋体" w:hint="eastAsia"/>
          <w:sz w:val="24"/>
          <w:szCs w:val="24"/>
        </w:rPr>
        <w:t>在对校园资讯的提问尚未被回答时拥有删除提问的权限</w:t>
      </w:r>
      <w:r w:rsidR="009B3BBD">
        <w:rPr>
          <w:rFonts w:cs="宋体" w:hint="eastAsia"/>
          <w:sz w:val="24"/>
          <w:szCs w:val="24"/>
        </w:rPr>
        <w:t>；</w:t>
      </w:r>
      <w:r w:rsidR="00961260">
        <w:rPr>
          <w:rFonts w:cs="宋体" w:hint="eastAsia"/>
          <w:sz w:val="24"/>
          <w:szCs w:val="24"/>
        </w:rPr>
        <w:t>在机构模块</w:t>
      </w:r>
      <w:r w:rsidR="005C7B2D">
        <w:rPr>
          <w:rFonts w:cs="宋体" w:hint="eastAsia"/>
          <w:sz w:val="24"/>
          <w:szCs w:val="24"/>
        </w:rPr>
        <w:t>，</w:t>
      </w:r>
      <w:r w:rsidR="008321A9">
        <w:rPr>
          <w:rFonts w:cs="宋体" w:hint="eastAsia"/>
          <w:sz w:val="24"/>
          <w:szCs w:val="24"/>
        </w:rPr>
        <w:t>学生用户能够</w:t>
      </w:r>
      <w:r w:rsidR="004B0560">
        <w:rPr>
          <w:rFonts w:cs="宋体" w:hint="eastAsia"/>
          <w:sz w:val="24"/>
          <w:szCs w:val="24"/>
        </w:rPr>
        <w:t>搜索校园学生机构或社团</w:t>
      </w:r>
      <w:r w:rsidR="0003671E">
        <w:rPr>
          <w:rFonts w:cs="宋体" w:hint="eastAsia"/>
          <w:sz w:val="24"/>
          <w:szCs w:val="24"/>
        </w:rPr>
        <w:t>及查看其的详细信息，</w:t>
      </w:r>
      <w:r w:rsidR="00825D6A">
        <w:rPr>
          <w:rFonts w:cs="宋体" w:hint="eastAsia"/>
          <w:sz w:val="24"/>
          <w:szCs w:val="24"/>
        </w:rPr>
        <w:t>能够对其进行信息的反馈，也</w:t>
      </w:r>
      <w:r w:rsidR="0003671E">
        <w:rPr>
          <w:rFonts w:cs="宋体" w:hint="eastAsia"/>
          <w:sz w:val="24"/>
          <w:szCs w:val="24"/>
        </w:rPr>
        <w:t>可以取得该学生机构或社团的联系信息</w:t>
      </w:r>
      <w:r w:rsidR="00847EB6">
        <w:rPr>
          <w:rFonts w:cs="宋体" w:hint="eastAsia"/>
          <w:sz w:val="24"/>
          <w:szCs w:val="24"/>
        </w:rPr>
        <w:t>；在通讯模块，系统处理提供即时通讯</w:t>
      </w:r>
      <w:r w:rsidR="004A22E4">
        <w:rPr>
          <w:rFonts w:cs="宋体" w:hint="eastAsia"/>
          <w:sz w:val="24"/>
          <w:szCs w:val="24"/>
        </w:rPr>
        <w:t>机制</w:t>
      </w:r>
      <w:r w:rsidR="00847EB6">
        <w:rPr>
          <w:rFonts w:cs="宋体" w:hint="eastAsia"/>
          <w:sz w:val="24"/>
          <w:szCs w:val="24"/>
        </w:rPr>
        <w:t>之外，</w:t>
      </w:r>
      <w:r w:rsidR="00C16EFF">
        <w:rPr>
          <w:rFonts w:cs="宋体" w:hint="eastAsia"/>
          <w:sz w:val="24"/>
          <w:szCs w:val="24"/>
        </w:rPr>
        <w:t>还能够浏览、搜索和删除聊天信息；</w:t>
      </w:r>
      <w:r w:rsidR="00825D6A" w:rsidRPr="00E52998">
        <w:rPr>
          <w:rFonts w:cs="宋体"/>
          <w:sz w:val="24"/>
          <w:szCs w:val="24"/>
        </w:rPr>
        <w:t xml:space="preserve"> </w:t>
      </w:r>
      <w:r w:rsidR="00C16EFF">
        <w:rPr>
          <w:rFonts w:cs="宋体" w:hint="eastAsia"/>
          <w:sz w:val="24"/>
          <w:szCs w:val="24"/>
        </w:rPr>
        <w:t>在个人模块，</w:t>
      </w:r>
      <w:r w:rsidR="006C0727">
        <w:rPr>
          <w:rFonts w:cs="宋体" w:hint="eastAsia"/>
          <w:sz w:val="24"/>
          <w:szCs w:val="24"/>
        </w:rPr>
        <w:t>学生用户能够自定义客户端的行为，如是否删除持久化数据、用于下次免登录的保存用户信息和密码功能</w:t>
      </w:r>
      <w:r w:rsidR="006473FB">
        <w:rPr>
          <w:rFonts w:cs="宋体" w:hint="eastAsia"/>
          <w:sz w:val="24"/>
          <w:szCs w:val="24"/>
        </w:rPr>
        <w:t>，还能够查看收藏的信息等。</w:t>
      </w:r>
      <w:r w:rsidR="006473FB" w:rsidRPr="00E52998">
        <w:rPr>
          <w:rFonts w:cs="宋体"/>
          <w:sz w:val="24"/>
          <w:szCs w:val="24"/>
        </w:rPr>
        <w:t xml:space="preserve"> </w:t>
      </w: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295D05" w:rsidRDefault="00295D05" w:rsidP="006F067E">
      <w:pPr>
        <w:spacing w:line="360" w:lineRule="auto"/>
        <w:ind w:left="420" w:firstLine="420"/>
        <w:jc w:val="left"/>
        <w:rPr>
          <w:rFonts w:cs="宋体"/>
          <w:sz w:val="24"/>
          <w:szCs w:val="24"/>
        </w:rPr>
      </w:pPr>
    </w:p>
    <w:p w:rsidR="006A6456" w:rsidRPr="00E52998" w:rsidRDefault="006A6456" w:rsidP="006F067E">
      <w:pPr>
        <w:spacing w:line="360" w:lineRule="auto"/>
        <w:ind w:left="420" w:firstLine="420"/>
        <w:jc w:val="left"/>
        <w:rPr>
          <w:rFonts w:cs="宋体"/>
          <w:sz w:val="24"/>
          <w:szCs w:val="24"/>
        </w:rPr>
      </w:pPr>
    </w:p>
    <w:p w:rsidR="000D534D" w:rsidRDefault="00212697" w:rsidP="00462360">
      <w:pPr>
        <w:numPr>
          <w:ilvl w:val="0"/>
          <w:numId w:val="8"/>
        </w:numPr>
        <w:ind w:left="420"/>
        <w:rPr>
          <w:rFonts w:cs="宋体"/>
          <w:sz w:val="24"/>
          <w:szCs w:val="24"/>
        </w:rPr>
      </w:pPr>
      <w:r>
        <w:rPr>
          <w:rFonts w:cs="宋体" w:hint="eastAsia"/>
          <w:sz w:val="24"/>
          <w:szCs w:val="24"/>
        </w:rPr>
        <w:lastRenderedPageBreak/>
        <w:t>机构和社团成员</w:t>
      </w:r>
      <w:r w:rsidR="009628D8">
        <w:rPr>
          <w:rFonts w:cs="宋体" w:hint="eastAsia"/>
          <w:sz w:val="24"/>
          <w:szCs w:val="24"/>
        </w:rPr>
        <w:t>作为校园资讯生产者，其用例图如下：</w:t>
      </w:r>
    </w:p>
    <w:p w:rsidR="00757805" w:rsidRDefault="00A652DB" w:rsidP="00757805">
      <w:pPr>
        <w:ind w:left="420"/>
        <w:rPr>
          <w:rFonts w:cs="宋体"/>
          <w:sz w:val="24"/>
          <w:szCs w:val="24"/>
        </w:rPr>
      </w:pPr>
      <w:r>
        <w:rPr>
          <w:rFonts w:cs="宋体"/>
          <w:noProof/>
          <w:sz w:val="24"/>
          <w:szCs w:val="24"/>
        </w:rPr>
        <w:drawing>
          <wp:inline distT="0" distB="0" distL="0" distR="0" wp14:anchorId="16D5B3C4" wp14:editId="1F5E22F9">
            <wp:extent cx="5162550" cy="3228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3228975"/>
                    </a:xfrm>
                    <a:prstGeom prst="rect">
                      <a:avLst/>
                    </a:prstGeom>
                    <a:noFill/>
                    <a:ln>
                      <a:noFill/>
                    </a:ln>
                  </pic:spPr>
                </pic:pic>
              </a:graphicData>
            </a:graphic>
          </wp:inline>
        </w:drawing>
      </w:r>
    </w:p>
    <w:p w:rsidR="006079E1" w:rsidRDefault="006079E1" w:rsidP="006079E1">
      <w:pPr>
        <w:ind w:left="420"/>
        <w:jc w:val="center"/>
        <w:rPr>
          <w:b/>
        </w:rPr>
      </w:pPr>
      <w:r>
        <w:rPr>
          <w:rFonts w:cs="宋体" w:hint="eastAsia"/>
          <w:b/>
        </w:rPr>
        <w:t>图</w:t>
      </w:r>
      <w:r w:rsidR="00C8407B">
        <w:rPr>
          <w:rFonts w:cs="宋体" w:hint="eastAsia"/>
          <w:b/>
        </w:rPr>
        <w:t>6</w:t>
      </w:r>
      <w:r>
        <w:rPr>
          <w:rFonts w:cs="宋体" w:hint="eastAsia"/>
          <w:b/>
        </w:rPr>
        <w:t xml:space="preserve">  </w:t>
      </w:r>
      <w:r w:rsidR="000F6D7B">
        <w:rPr>
          <w:rFonts w:hint="eastAsia"/>
          <w:b/>
        </w:rPr>
        <w:t>机构或</w:t>
      </w:r>
      <w:r w:rsidR="002A69F2">
        <w:rPr>
          <w:rFonts w:hint="eastAsia"/>
          <w:b/>
        </w:rPr>
        <w:t>社团</w:t>
      </w:r>
      <w:r w:rsidR="000F6D7B">
        <w:rPr>
          <w:rFonts w:hint="eastAsia"/>
          <w:b/>
        </w:rPr>
        <w:t>成员用例图</w:t>
      </w:r>
    </w:p>
    <w:p w:rsidR="00855DFE" w:rsidRDefault="002A69F2" w:rsidP="008764FE">
      <w:pPr>
        <w:spacing w:line="360" w:lineRule="auto"/>
        <w:ind w:left="420"/>
        <w:rPr>
          <w:rFonts w:cs="宋体"/>
          <w:sz w:val="24"/>
          <w:szCs w:val="24"/>
        </w:rPr>
      </w:pPr>
      <w:r>
        <w:rPr>
          <w:rFonts w:cs="宋体" w:hint="eastAsia"/>
          <w:sz w:val="24"/>
          <w:szCs w:val="24"/>
        </w:rPr>
        <w:t>机构或和社团成员除了</w:t>
      </w:r>
      <w:r w:rsidR="00F57BDE">
        <w:rPr>
          <w:rFonts w:cs="宋体" w:hint="eastAsia"/>
          <w:sz w:val="24"/>
          <w:szCs w:val="24"/>
        </w:rPr>
        <w:t>拥有学生享有的功能之外，</w:t>
      </w:r>
      <w:r w:rsidR="009F0593">
        <w:rPr>
          <w:rFonts w:cs="宋体" w:hint="eastAsia"/>
          <w:sz w:val="24"/>
          <w:szCs w:val="24"/>
        </w:rPr>
        <w:t>还拥有属于该角色的功能。</w:t>
      </w:r>
      <w:r w:rsidR="0005305F">
        <w:rPr>
          <w:rFonts w:cs="宋体" w:hint="eastAsia"/>
          <w:sz w:val="24"/>
          <w:szCs w:val="24"/>
        </w:rPr>
        <w:t>在不考虑机构或社团中成员的权限范围</w:t>
      </w:r>
      <w:r w:rsidR="00235FDB">
        <w:rPr>
          <w:rFonts w:cs="宋体" w:hint="eastAsia"/>
          <w:sz w:val="24"/>
          <w:szCs w:val="24"/>
        </w:rPr>
        <w:t>之内</w:t>
      </w:r>
      <w:r w:rsidR="0005305F">
        <w:rPr>
          <w:rFonts w:cs="宋体" w:hint="eastAsia"/>
          <w:sz w:val="24"/>
          <w:szCs w:val="24"/>
        </w:rPr>
        <w:t>，</w:t>
      </w:r>
      <w:r w:rsidR="00235FDB">
        <w:rPr>
          <w:rFonts w:cs="宋体" w:hint="eastAsia"/>
          <w:sz w:val="24"/>
          <w:szCs w:val="24"/>
        </w:rPr>
        <w:t>该角色能够</w:t>
      </w:r>
      <w:r w:rsidR="00AF1763">
        <w:rPr>
          <w:rFonts w:cs="宋体" w:hint="eastAsia"/>
          <w:sz w:val="24"/>
          <w:szCs w:val="24"/>
        </w:rPr>
        <w:t>发布校园资讯、查阅反馈信息，能够在机构模块中</w:t>
      </w:r>
      <w:r w:rsidR="00063B1B">
        <w:rPr>
          <w:rFonts w:cs="宋体" w:hint="eastAsia"/>
          <w:sz w:val="24"/>
          <w:szCs w:val="24"/>
        </w:rPr>
        <w:t>创建工作群、管理社团或机构，能够在通讯模块中管理工作群。</w:t>
      </w:r>
    </w:p>
    <w:p w:rsidR="00462360" w:rsidRDefault="00735A9D" w:rsidP="00D428E3">
      <w:pPr>
        <w:numPr>
          <w:ilvl w:val="0"/>
          <w:numId w:val="8"/>
        </w:numPr>
        <w:spacing w:line="360" w:lineRule="auto"/>
        <w:ind w:left="420"/>
        <w:rPr>
          <w:rFonts w:cs="宋体"/>
          <w:sz w:val="24"/>
          <w:szCs w:val="24"/>
        </w:rPr>
      </w:pPr>
      <w:r>
        <w:rPr>
          <w:rFonts w:cs="宋体" w:hint="eastAsia"/>
          <w:sz w:val="24"/>
          <w:szCs w:val="24"/>
        </w:rPr>
        <w:t>教师可以在系统</w:t>
      </w:r>
      <w:r w:rsidR="00360BB2">
        <w:rPr>
          <w:rFonts w:cs="宋体" w:hint="eastAsia"/>
          <w:sz w:val="24"/>
          <w:szCs w:val="24"/>
        </w:rPr>
        <w:t>中查询一定范围内的学生信息，</w:t>
      </w:r>
      <w:r w:rsidR="00635F63">
        <w:rPr>
          <w:rFonts w:cs="宋体" w:hint="eastAsia"/>
          <w:sz w:val="24"/>
          <w:szCs w:val="24"/>
        </w:rPr>
        <w:t>以</w:t>
      </w:r>
      <w:r w:rsidR="00360BB2">
        <w:rPr>
          <w:rFonts w:cs="宋体" w:hint="eastAsia"/>
          <w:sz w:val="24"/>
          <w:szCs w:val="24"/>
        </w:rPr>
        <w:t>便于日常事务的交流。</w:t>
      </w:r>
    </w:p>
    <w:p w:rsidR="001546E3" w:rsidRDefault="004E382E" w:rsidP="001546E3">
      <w:pPr>
        <w:ind w:left="420"/>
        <w:rPr>
          <w:rFonts w:cs="宋体"/>
          <w:sz w:val="24"/>
          <w:szCs w:val="24"/>
        </w:rPr>
      </w:pPr>
      <w:r>
        <w:rPr>
          <w:rFonts w:cs="宋体" w:hint="eastAsia"/>
          <w:noProof/>
          <w:sz w:val="24"/>
          <w:szCs w:val="24"/>
        </w:rPr>
        <w:drawing>
          <wp:inline distT="0" distB="0" distL="0" distR="0" wp14:anchorId="797069D8" wp14:editId="689976EE">
            <wp:extent cx="5172075" cy="2628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628900"/>
                    </a:xfrm>
                    <a:prstGeom prst="rect">
                      <a:avLst/>
                    </a:prstGeom>
                    <a:noFill/>
                    <a:ln>
                      <a:noFill/>
                    </a:ln>
                  </pic:spPr>
                </pic:pic>
              </a:graphicData>
            </a:graphic>
          </wp:inline>
        </w:drawing>
      </w:r>
    </w:p>
    <w:p w:rsidR="001546E3" w:rsidRDefault="001546E3" w:rsidP="001546E3">
      <w:pPr>
        <w:ind w:left="420"/>
        <w:jc w:val="center"/>
        <w:rPr>
          <w:b/>
        </w:rPr>
      </w:pPr>
      <w:r>
        <w:rPr>
          <w:rFonts w:cs="宋体" w:hint="eastAsia"/>
          <w:b/>
        </w:rPr>
        <w:t>图</w:t>
      </w:r>
      <w:r w:rsidR="004D636D">
        <w:rPr>
          <w:rFonts w:cs="宋体" w:hint="eastAsia"/>
          <w:b/>
        </w:rPr>
        <w:t>7</w:t>
      </w:r>
      <w:r>
        <w:rPr>
          <w:rFonts w:cs="宋体" w:hint="eastAsia"/>
          <w:b/>
        </w:rPr>
        <w:t xml:space="preserve">  </w:t>
      </w:r>
      <w:r w:rsidR="002F1332">
        <w:rPr>
          <w:rFonts w:hint="eastAsia"/>
          <w:b/>
        </w:rPr>
        <w:t>教师</w:t>
      </w:r>
      <w:r>
        <w:rPr>
          <w:rFonts w:hint="eastAsia"/>
          <w:b/>
        </w:rPr>
        <w:t>用例图</w:t>
      </w:r>
    </w:p>
    <w:p w:rsidR="00AD1C1F" w:rsidRPr="00462360" w:rsidRDefault="0034695F" w:rsidP="00A25F8B">
      <w:pPr>
        <w:tabs>
          <w:tab w:val="left" w:pos="1680"/>
        </w:tabs>
        <w:spacing w:line="360" w:lineRule="auto"/>
        <w:ind w:left="420"/>
        <w:rPr>
          <w:rFonts w:cs="宋体"/>
          <w:sz w:val="24"/>
          <w:szCs w:val="24"/>
        </w:rPr>
      </w:pPr>
      <w:r>
        <w:rPr>
          <w:rFonts w:cs="宋体" w:hint="eastAsia"/>
          <w:sz w:val="24"/>
          <w:szCs w:val="24"/>
        </w:rPr>
        <w:t>教师</w:t>
      </w:r>
      <w:r w:rsidR="006A5028">
        <w:rPr>
          <w:rFonts w:cs="宋体" w:hint="eastAsia"/>
          <w:sz w:val="24"/>
          <w:szCs w:val="24"/>
        </w:rPr>
        <w:t>角色</w:t>
      </w:r>
      <w:r w:rsidR="00A20DDE">
        <w:rPr>
          <w:rFonts w:cs="宋体" w:hint="eastAsia"/>
          <w:sz w:val="24"/>
          <w:szCs w:val="24"/>
        </w:rPr>
        <w:t>除了</w:t>
      </w:r>
      <w:r>
        <w:rPr>
          <w:rFonts w:cs="宋体" w:hint="eastAsia"/>
          <w:sz w:val="24"/>
          <w:szCs w:val="24"/>
        </w:rPr>
        <w:t>继承了学生角色拥有的功能，</w:t>
      </w:r>
      <w:r>
        <w:rPr>
          <w:rFonts w:cs="宋体"/>
          <w:sz w:val="24"/>
          <w:szCs w:val="24"/>
        </w:rPr>
        <w:tab/>
      </w:r>
      <w:r w:rsidR="004E382E">
        <w:rPr>
          <w:rFonts w:cs="宋体" w:hint="eastAsia"/>
          <w:sz w:val="24"/>
          <w:szCs w:val="24"/>
        </w:rPr>
        <w:t>还拥有发布校园资讯、发布公告、</w:t>
      </w:r>
      <w:r w:rsidR="009307F4">
        <w:rPr>
          <w:rFonts w:cs="宋体" w:hint="eastAsia"/>
          <w:sz w:val="24"/>
          <w:szCs w:val="24"/>
        </w:rPr>
        <w:t>查阅反馈信息</w:t>
      </w:r>
      <w:r w:rsidR="00A27FCA">
        <w:rPr>
          <w:rFonts w:cs="宋体" w:hint="eastAsia"/>
          <w:sz w:val="24"/>
          <w:szCs w:val="24"/>
        </w:rPr>
        <w:t>、查询班级信息和管理工作群的功能。</w:t>
      </w:r>
    </w:p>
    <w:p w:rsidR="00603A21" w:rsidRDefault="00603A21" w:rsidP="00603A21">
      <w:pPr>
        <w:pStyle w:val="3"/>
        <w:rPr>
          <w:rFonts w:cs="宋体"/>
        </w:rPr>
      </w:pPr>
      <w:bookmarkStart w:id="82" w:name="_Toc5819042"/>
      <w:bookmarkStart w:id="83" w:name="_Toc6343784"/>
      <w:bookmarkEnd w:id="0"/>
      <w:r>
        <w:lastRenderedPageBreak/>
        <w:t>3.2.</w:t>
      </w:r>
      <w:r>
        <w:rPr>
          <w:rFonts w:hint="eastAsia"/>
        </w:rPr>
        <w:t>2</w:t>
      </w:r>
      <w:r>
        <w:t xml:space="preserve"> </w:t>
      </w:r>
      <w:r>
        <w:rPr>
          <w:rFonts w:cs="宋体" w:hint="eastAsia"/>
        </w:rPr>
        <w:t>系统功能结构分析</w:t>
      </w:r>
      <w:bookmarkEnd w:id="82"/>
      <w:bookmarkEnd w:id="83"/>
    </w:p>
    <w:p w:rsidR="00603A21" w:rsidRDefault="00603A21" w:rsidP="00603A21">
      <w:pPr>
        <w:spacing w:line="360" w:lineRule="auto"/>
        <w:ind w:firstLine="420"/>
        <w:rPr>
          <w:sz w:val="24"/>
          <w:szCs w:val="24"/>
        </w:rPr>
      </w:pPr>
      <w:r>
        <w:rPr>
          <w:rFonts w:hint="eastAsia"/>
          <w:sz w:val="24"/>
          <w:szCs w:val="24"/>
        </w:rPr>
        <w:t>为满足不同用户的使用需求，</w:t>
      </w:r>
      <w:r w:rsidRPr="00DD4979">
        <w:rPr>
          <w:rFonts w:hint="eastAsia"/>
          <w:sz w:val="24"/>
          <w:szCs w:val="24"/>
        </w:rPr>
        <w:t>本系统</w:t>
      </w:r>
      <w:r>
        <w:rPr>
          <w:rFonts w:hint="eastAsia"/>
          <w:sz w:val="24"/>
          <w:szCs w:val="24"/>
        </w:rPr>
        <w:t>共分为子系统：校园发布助手</w:t>
      </w:r>
      <w:r>
        <w:rPr>
          <w:rFonts w:hint="eastAsia"/>
          <w:sz w:val="24"/>
          <w:szCs w:val="24"/>
        </w:rPr>
        <w:t>H5</w:t>
      </w:r>
      <w:r>
        <w:rPr>
          <w:rFonts w:hint="eastAsia"/>
          <w:sz w:val="24"/>
          <w:szCs w:val="24"/>
        </w:rPr>
        <w:t>端，校园发布助手小程序端，校园发布助手后台管理系统。</w:t>
      </w:r>
    </w:p>
    <w:p w:rsidR="00603A21" w:rsidRPr="00C16DFA" w:rsidRDefault="00603A21" w:rsidP="00955088">
      <w:pPr>
        <w:pStyle w:val="af"/>
        <w:numPr>
          <w:ilvl w:val="0"/>
          <w:numId w:val="10"/>
        </w:numPr>
        <w:spacing w:line="360" w:lineRule="auto"/>
        <w:ind w:left="0" w:firstLineChars="0" w:firstLine="488"/>
        <w:rPr>
          <w:sz w:val="24"/>
          <w:szCs w:val="24"/>
        </w:rPr>
      </w:pPr>
      <w:r w:rsidRPr="00C16DFA">
        <w:rPr>
          <w:rFonts w:hint="eastAsia"/>
          <w:sz w:val="24"/>
          <w:szCs w:val="24"/>
        </w:rPr>
        <w:t>校园发布助手</w:t>
      </w:r>
      <w:r w:rsidRPr="00C16DFA">
        <w:rPr>
          <w:rFonts w:hint="eastAsia"/>
          <w:sz w:val="24"/>
          <w:szCs w:val="24"/>
        </w:rPr>
        <w:t>H5</w:t>
      </w:r>
      <w:r w:rsidRPr="00C16DFA">
        <w:rPr>
          <w:rFonts w:hint="eastAsia"/>
          <w:sz w:val="24"/>
          <w:szCs w:val="24"/>
        </w:rPr>
        <w:t>端及小程序端持有相同的功能，面向校园普通用户，如校园各大社团机构成员、学生及老师，满足校内消息流通基本需要。其功能结构如下图：</w:t>
      </w:r>
    </w:p>
    <w:p w:rsidR="00603A21" w:rsidRDefault="00603A21" w:rsidP="00603A21">
      <w:pPr>
        <w:jc w:val="center"/>
        <w:rPr>
          <w:sz w:val="24"/>
          <w:szCs w:val="24"/>
        </w:rPr>
      </w:pPr>
      <w:r>
        <w:rPr>
          <w:rFonts w:eastAsia="Calibri"/>
          <w:noProof/>
          <w:sz w:val="24"/>
        </w:rPr>
        <w:drawing>
          <wp:inline distT="0" distB="0" distL="0" distR="0" wp14:anchorId="32123BEF" wp14:editId="0092006B">
            <wp:extent cx="5486400" cy="2028825"/>
            <wp:effectExtent l="0" t="0" r="0" b="9525"/>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28825"/>
                    </a:xfrm>
                    <a:prstGeom prst="rect">
                      <a:avLst/>
                    </a:prstGeom>
                    <a:noFill/>
                    <a:ln>
                      <a:noFill/>
                    </a:ln>
                  </pic:spPr>
                </pic:pic>
              </a:graphicData>
            </a:graphic>
          </wp:inline>
        </w:drawing>
      </w:r>
    </w:p>
    <w:p w:rsidR="00603A21" w:rsidRDefault="00603A21" w:rsidP="00603A21">
      <w:pPr>
        <w:spacing w:line="480" w:lineRule="auto"/>
        <w:ind w:left="420"/>
        <w:jc w:val="center"/>
        <w:rPr>
          <w:b/>
        </w:rPr>
      </w:pPr>
      <w:r>
        <w:rPr>
          <w:rFonts w:cs="宋体" w:hint="eastAsia"/>
          <w:b/>
        </w:rPr>
        <w:t>图</w:t>
      </w:r>
      <w:r>
        <w:rPr>
          <w:rFonts w:cs="宋体" w:hint="eastAsia"/>
          <w:b/>
        </w:rPr>
        <w:t xml:space="preserve">7  </w:t>
      </w:r>
      <w:r>
        <w:rPr>
          <w:rFonts w:hint="eastAsia"/>
          <w:b/>
        </w:rPr>
        <w:t>校园发布助手移动</w:t>
      </w:r>
      <w:proofErr w:type="gramStart"/>
      <w:r>
        <w:rPr>
          <w:rFonts w:hint="eastAsia"/>
          <w:b/>
        </w:rPr>
        <w:t>端功能</w:t>
      </w:r>
      <w:proofErr w:type="gramEnd"/>
      <w:r>
        <w:rPr>
          <w:rFonts w:hint="eastAsia"/>
          <w:b/>
        </w:rPr>
        <w:t>结构图</w:t>
      </w:r>
    </w:p>
    <w:p w:rsidR="00603A21" w:rsidRPr="009744DD" w:rsidRDefault="00603A21" w:rsidP="00603A21">
      <w:pPr>
        <w:spacing w:line="480" w:lineRule="auto"/>
        <w:jc w:val="left"/>
        <w:rPr>
          <w:sz w:val="24"/>
          <w:szCs w:val="24"/>
        </w:rPr>
      </w:pPr>
      <w:r>
        <w:rPr>
          <w:rFonts w:hint="eastAsia"/>
          <w:sz w:val="24"/>
          <w:szCs w:val="24"/>
        </w:rPr>
        <w:t>其中，校园资讯子功能中，按照校园资讯分类进行显示，个人主页中能够查看个人发布的校园资讯信息及反馈信息；组织机构中按照社团机构类别进行展示；</w:t>
      </w:r>
      <w:r w:rsidRPr="009744DD">
        <w:rPr>
          <w:sz w:val="24"/>
          <w:szCs w:val="24"/>
        </w:rPr>
        <w:t xml:space="preserve"> </w:t>
      </w:r>
    </w:p>
    <w:p w:rsidR="00603A21" w:rsidRPr="00C16DFA" w:rsidRDefault="00603A21" w:rsidP="00955088">
      <w:pPr>
        <w:pStyle w:val="af"/>
        <w:numPr>
          <w:ilvl w:val="0"/>
          <w:numId w:val="10"/>
        </w:numPr>
        <w:spacing w:line="360" w:lineRule="auto"/>
        <w:ind w:left="0" w:firstLineChars="0" w:firstLine="488"/>
        <w:rPr>
          <w:sz w:val="24"/>
          <w:szCs w:val="24"/>
        </w:rPr>
      </w:pPr>
      <w:r>
        <w:rPr>
          <w:rFonts w:hint="eastAsia"/>
          <w:sz w:val="24"/>
          <w:szCs w:val="24"/>
        </w:rPr>
        <w:t>在校园发布后台管理系统中，</w:t>
      </w:r>
      <w:r w:rsidRPr="00C16DFA">
        <w:rPr>
          <w:rFonts w:hint="eastAsia"/>
          <w:sz w:val="24"/>
          <w:szCs w:val="24"/>
        </w:rPr>
        <w:t>面向的用户是管理员。其功能结构如图所示。</w:t>
      </w:r>
    </w:p>
    <w:p w:rsidR="00603A21" w:rsidRDefault="00603A21" w:rsidP="00603A21">
      <w:pPr>
        <w:spacing w:line="360" w:lineRule="auto"/>
        <w:rPr>
          <w:sz w:val="24"/>
          <w:szCs w:val="24"/>
        </w:rPr>
      </w:pPr>
      <w:r>
        <w:rPr>
          <w:rFonts w:eastAsia="Calibri"/>
          <w:noProof/>
          <w:sz w:val="24"/>
        </w:rPr>
        <w:drawing>
          <wp:inline distT="0" distB="0" distL="0" distR="0" wp14:anchorId="7C26AC02" wp14:editId="72A1D032">
            <wp:extent cx="5486400" cy="1638300"/>
            <wp:effectExtent l="0" t="0" r="0" b="0"/>
            <wp:docPr id="5" name="图片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603A21" w:rsidRPr="00C16DFA" w:rsidRDefault="00603A21" w:rsidP="00603A21">
      <w:pPr>
        <w:spacing w:line="360" w:lineRule="auto"/>
        <w:ind w:left="420"/>
        <w:jc w:val="center"/>
        <w:rPr>
          <w:b/>
        </w:rPr>
      </w:pPr>
      <w:r>
        <w:rPr>
          <w:rFonts w:cs="宋体" w:hint="eastAsia"/>
          <w:b/>
        </w:rPr>
        <w:t>图</w:t>
      </w:r>
      <w:r>
        <w:rPr>
          <w:rFonts w:cs="宋体" w:hint="eastAsia"/>
          <w:b/>
        </w:rPr>
        <w:t xml:space="preserve">8  </w:t>
      </w:r>
      <w:r>
        <w:rPr>
          <w:rFonts w:hint="eastAsia"/>
          <w:b/>
        </w:rPr>
        <w:t>校园发布助手后台管理系统功能结构图</w:t>
      </w:r>
    </w:p>
    <w:p w:rsidR="00603A21" w:rsidRPr="006A0BF2" w:rsidRDefault="00603A21" w:rsidP="00603A21">
      <w:pPr>
        <w:spacing w:line="360" w:lineRule="auto"/>
        <w:ind w:firstLine="420"/>
        <w:rPr>
          <w:sz w:val="24"/>
          <w:szCs w:val="24"/>
        </w:rPr>
      </w:pPr>
      <w:r>
        <w:rPr>
          <w:rFonts w:hint="eastAsia"/>
          <w:sz w:val="24"/>
          <w:szCs w:val="24"/>
        </w:rPr>
        <w:t>后台管理系统维护系统中数据字典类型具体的数据字段分类、校园教育或行政机构、校园学生社团机构和班级信息的管理、登录系统中学生或教师基本信息；设置系统基本配置信息，如移动端的基础安全信息配置；检查发布在移动端中的校园</w:t>
      </w:r>
      <w:r>
        <w:rPr>
          <w:rFonts w:hint="eastAsia"/>
          <w:sz w:val="24"/>
          <w:szCs w:val="24"/>
        </w:rPr>
        <w:lastRenderedPageBreak/>
        <w:t>资讯等。</w:t>
      </w:r>
    </w:p>
    <w:p w:rsidR="00603A21" w:rsidRDefault="00603A21" w:rsidP="00603A21">
      <w:pPr>
        <w:pStyle w:val="2"/>
      </w:pPr>
      <w:bookmarkStart w:id="84" w:name="_Toc5819043"/>
      <w:bookmarkStart w:id="85" w:name="_Toc6343785"/>
      <w:r>
        <w:t>3.</w:t>
      </w:r>
      <w:r>
        <w:rPr>
          <w:rFonts w:hint="eastAsia"/>
        </w:rPr>
        <w:t>3</w:t>
      </w:r>
      <w:r>
        <w:t xml:space="preserve"> </w:t>
      </w:r>
      <w:r w:rsidRPr="00380A30">
        <w:rPr>
          <w:rFonts w:hint="eastAsia"/>
        </w:rPr>
        <w:t>系统</w:t>
      </w:r>
      <w:r>
        <w:rPr>
          <w:rFonts w:hint="eastAsia"/>
        </w:rPr>
        <w:t>部分</w:t>
      </w:r>
      <w:r w:rsidRPr="00380A30">
        <w:rPr>
          <w:rFonts w:hint="eastAsia"/>
        </w:rPr>
        <w:t>需求及关键业务分析</w:t>
      </w:r>
      <w:bookmarkEnd w:id="84"/>
      <w:bookmarkEnd w:id="85"/>
    </w:p>
    <w:p w:rsidR="00603A21" w:rsidRPr="00B249C8" w:rsidRDefault="00603A21" w:rsidP="00603A21">
      <w:pPr>
        <w:spacing w:line="360" w:lineRule="auto"/>
        <w:ind w:firstLine="420"/>
      </w:pPr>
      <w:r>
        <w:rPr>
          <w:rFonts w:ascii="Times New Roman" w:hAnsi="Times New Roman" w:cs="宋体" w:hint="eastAsia"/>
          <w:sz w:val="24"/>
          <w:szCs w:val="24"/>
        </w:rPr>
        <w:t>为满足系统上的功能需求和非功能需求，达到在该系统的使用下，进一步优化校园内消息传播的效率，提供校园工作和生活的质量，有效减轻负担，需要针对部分需求针对实现上进行相应的整理和归纳。</w:t>
      </w:r>
    </w:p>
    <w:p w:rsidR="00603A21" w:rsidRDefault="00603A21" w:rsidP="00603A21">
      <w:pPr>
        <w:pStyle w:val="3"/>
        <w:rPr>
          <w:rFonts w:cs="宋体"/>
        </w:rPr>
      </w:pPr>
      <w:bookmarkStart w:id="86" w:name="_Toc5819044"/>
      <w:bookmarkStart w:id="87" w:name="_Toc6343786"/>
      <w:r>
        <w:t>3.</w:t>
      </w:r>
      <w:r>
        <w:rPr>
          <w:rFonts w:hint="eastAsia"/>
        </w:rPr>
        <w:t>3</w:t>
      </w:r>
      <w:r>
        <w:t xml:space="preserve">.1 </w:t>
      </w:r>
      <w:r>
        <w:rPr>
          <w:rFonts w:cs="宋体" w:hint="eastAsia"/>
        </w:rPr>
        <w:t>移动端登录</w:t>
      </w:r>
      <w:bookmarkEnd w:id="86"/>
      <w:bookmarkEnd w:id="87"/>
    </w:p>
    <w:p w:rsidR="00603A21" w:rsidRDefault="00603A21" w:rsidP="00603A21">
      <w:pPr>
        <w:spacing w:line="360" w:lineRule="auto"/>
        <w:rPr>
          <w:sz w:val="24"/>
          <w:szCs w:val="24"/>
        </w:rPr>
      </w:pPr>
      <w:r>
        <w:rPr>
          <w:rFonts w:hint="eastAsia"/>
        </w:rPr>
        <w:tab/>
      </w:r>
      <w:r w:rsidRPr="00511C53">
        <w:rPr>
          <w:rFonts w:hint="eastAsia"/>
          <w:sz w:val="24"/>
          <w:szCs w:val="24"/>
        </w:rPr>
        <w:t>在移动</w:t>
      </w:r>
      <w:proofErr w:type="gramStart"/>
      <w:r w:rsidRPr="00511C53">
        <w:rPr>
          <w:rFonts w:hint="eastAsia"/>
          <w:sz w:val="24"/>
          <w:szCs w:val="24"/>
        </w:rPr>
        <w:t>端</w:t>
      </w:r>
      <w:r>
        <w:rPr>
          <w:rFonts w:hint="eastAsia"/>
          <w:sz w:val="24"/>
          <w:szCs w:val="24"/>
        </w:rPr>
        <w:t>需要</w:t>
      </w:r>
      <w:proofErr w:type="gramEnd"/>
      <w:r>
        <w:rPr>
          <w:rFonts w:hint="eastAsia"/>
          <w:sz w:val="24"/>
          <w:szCs w:val="24"/>
        </w:rPr>
        <w:t>开发</w:t>
      </w:r>
      <w:r w:rsidRPr="00511C53">
        <w:rPr>
          <w:rFonts w:hint="eastAsia"/>
          <w:sz w:val="24"/>
          <w:szCs w:val="24"/>
        </w:rPr>
        <w:t>即时通讯</w:t>
      </w:r>
      <w:r>
        <w:rPr>
          <w:rFonts w:hint="eastAsia"/>
          <w:sz w:val="24"/>
          <w:szCs w:val="24"/>
        </w:rPr>
        <w:t>功能的前提下，为满足实时获取信息以及聊天成员的要求下，移动端的登录业务顺序图如下：</w:t>
      </w:r>
    </w:p>
    <w:p w:rsidR="00603A21" w:rsidRDefault="00603A21" w:rsidP="00603A21">
      <w:pPr>
        <w:spacing w:line="360" w:lineRule="auto"/>
        <w:rPr>
          <w:sz w:val="24"/>
          <w:szCs w:val="24"/>
        </w:rPr>
      </w:pPr>
      <w:r>
        <w:rPr>
          <w:rFonts w:hint="eastAsia"/>
          <w:noProof/>
          <w:sz w:val="24"/>
          <w:szCs w:val="24"/>
        </w:rPr>
        <w:drawing>
          <wp:inline distT="0" distB="0" distL="0" distR="0" wp14:anchorId="44BD0321" wp14:editId="222DD14C">
            <wp:extent cx="5579110" cy="5351391"/>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110" cy="5351391"/>
                    </a:xfrm>
                    <a:prstGeom prst="rect">
                      <a:avLst/>
                    </a:prstGeom>
                    <a:noFill/>
                    <a:ln>
                      <a:noFill/>
                    </a:ln>
                  </pic:spPr>
                </pic:pic>
              </a:graphicData>
            </a:graphic>
          </wp:inline>
        </w:drawing>
      </w:r>
    </w:p>
    <w:p w:rsidR="00603A21" w:rsidRPr="004E2990" w:rsidRDefault="00603A21" w:rsidP="00603A21">
      <w:pPr>
        <w:spacing w:line="360" w:lineRule="auto"/>
        <w:ind w:left="420"/>
        <w:jc w:val="center"/>
        <w:rPr>
          <w:b/>
        </w:rPr>
      </w:pPr>
      <w:r>
        <w:rPr>
          <w:rFonts w:cs="宋体" w:hint="eastAsia"/>
          <w:b/>
        </w:rPr>
        <w:t>图</w:t>
      </w:r>
      <w:r>
        <w:rPr>
          <w:rFonts w:cs="宋体" w:hint="eastAsia"/>
          <w:b/>
        </w:rPr>
        <w:t xml:space="preserve">9  </w:t>
      </w:r>
      <w:r>
        <w:rPr>
          <w:rFonts w:hint="eastAsia"/>
          <w:b/>
        </w:rPr>
        <w:t>移动端登录顺序图</w:t>
      </w:r>
    </w:p>
    <w:p w:rsidR="00603A21" w:rsidRPr="00C70AAF" w:rsidRDefault="00603A21" w:rsidP="00603A21">
      <w:pPr>
        <w:spacing w:line="360" w:lineRule="auto"/>
        <w:ind w:firstLine="420"/>
        <w:rPr>
          <w:sz w:val="24"/>
          <w:szCs w:val="24"/>
        </w:rPr>
      </w:pPr>
      <w:r>
        <w:rPr>
          <w:rFonts w:hint="eastAsia"/>
          <w:sz w:val="24"/>
          <w:szCs w:val="24"/>
        </w:rPr>
        <w:t>在本系统的设计当中，为保障即时通讯的性能及系统拓展要求，提高程序代码的可复用性，实时性需求不高的系统服务将通过</w:t>
      </w:r>
      <w:r>
        <w:rPr>
          <w:rFonts w:hint="eastAsia"/>
          <w:sz w:val="24"/>
          <w:szCs w:val="24"/>
        </w:rPr>
        <w:t>HTTP</w:t>
      </w:r>
      <w:r>
        <w:rPr>
          <w:rFonts w:hint="eastAsia"/>
          <w:sz w:val="24"/>
          <w:szCs w:val="24"/>
        </w:rPr>
        <w:t>协议的方式进行提供。此次</w:t>
      </w:r>
      <w:r>
        <w:rPr>
          <w:rFonts w:hint="eastAsia"/>
          <w:sz w:val="24"/>
          <w:szCs w:val="24"/>
        </w:rPr>
        <w:lastRenderedPageBreak/>
        <w:t>在移动端以</w:t>
      </w:r>
      <w:proofErr w:type="spellStart"/>
      <w:r w:rsidRPr="002E10F8">
        <w:rPr>
          <w:rFonts w:ascii="Times New Roman" w:hAnsi="Times New Roman" w:cs="Times New Roman"/>
          <w:sz w:val="24"/>
          <w:szCs w:val="24"/>
        </w:rPr>
        <w:t>WebSocket</w:t>
      </w:r>
      <w:proofErr w:type="spellEnd"/>
      <w:r>
        <w:rPr>
          <w:rFonts w:hint="eastAsia"/>
          <w:sz w:val="24"/>
          <w:szCs w:val="24"/>
        </w:rPr>
        <w:t>协议进行移动端的登录，在用户输入账号信息后，移动端程序将发送至</w:t>
      </w:r>
      <w:proofErr w:type="spellStart"/>
      <w:r w:rsidRPr="002E10F8">
        <w:rPr>
          <w:rFonts w:ascii="Times New Roman" w:hAnsi="Times New Roman" w:cs="Times New Roman"/>
          <w:sz w:val="24"/>
          <w:szCs w:val="24"/>
        </w:rPr>
        <w:t>WebSocket</w:t>
      </w:r>
      <w:proofErr w:type="spellEnd"/>
      <w:r>
        <w:rPr>
          <w:rFonts w:hint="eastAsia"/>
          <w:sz w:val="24"/>
          <w:szCs w:val="24"/>
        </w:rPr>
        <w:t>服务器中，当</w:t>
      </w:r>
      <w:proofErr w:type="spellStart"/>
      <w:r w:rsidRPr="002E10F8">
        <w:rPr>
          <w:rFonts w:ascii="Times New Roman" w:hAnsi="Times New Roman" w:cs="Times New Roman"/>
          <w:sz w:val="24"/>
          <w:szCs w:val="24"/>
        </w:rPr>
        <w:t>WebSocket</w:t>
      </w:r>
      <w:proofErr w:type="spellEnd"/>
      <w:r>
        <w:rPr>
          <w:rFonts w:hint="eastAsia"/>
          <w:sz w:val="24"/>
          <w:szCs w:val="24"/>
        </w:rPr>
        <w:t>服务器组装成一定格式的信息后，发起调用登录系统服务，服务提供者进行登录信息的验证后，将登录结果返回到</w:t>
      </w:r>
      <w:proofErr w:type="spellStart"/>
      <w:r w:rsidRPr="002E10F8">
        <w:rPr>
          <w:rFonts w:ascii="Times New Roman" w:hAnsi="Times New Roman" w:cs="Times New Roman"/>
          <w:sz w:val="24"/>
          <w:szCs w:val="24"/>
        </w:rPr>
        <w:t>WebSocket</w:t>
      </w:r>
      <w:proofErr w:type="spellEnd"/>
      <w:r>
        <w:rPr>
          <w:rFonts w:hint="eastAsia"/>
          <w:sz w:val="24"/>
          <w:szCs w:val="24"/>
        </w:rPr>
        <w:t>服务器中，而当登录信息正确时，</w:t>
      </w:r>
      <w:proofErr w:type="spellStart"/>
      <w:r w:rsidRPr="002E10F8">
        <w:rPr>
          <w:rFonts w:ascii="Times New Roman" w:hAnsi="Times New Roman" w:cs="Times New Roman"/>
          <w:sz w:val="24"/>
          <w:szCs w:val="24"/>
        </w:rPr>
        <w:t>WebSocket</w:t>
      </w:r>
      <w:proofErr w:type="spellEnd"/>
      <w:r>
        <w:rPr>
          <w:rFonts w:hint="eastAsia"/>
          <w:sz w:val="24"/>
          <w:szCs w:val="24"/>
        </w:rPr>
        <w:t>服务器将生成用于登录其他服务器的</w:t>
      </w:r>
      <w:r w:rsidRPr="00D1697C">
        <w:rPr>
          <w:rFonts w:ascii="Times New Roman" w:hAnsi="Times New Roman" w:cs="Times New Roman"/>
          <w:sz w:val="24"/>
          <w:szCs w:val="24"/>
        </w:rPr>
        <w:t>Token</w:t>
      </w:r>
      <w:r>
        <w:rPr>
          <w:rFonts w:hint="eastAsia"/>
          <w:sz w:val="24"/>
          <w:szCs w:val="24"/>
        </w:rPr>
        <w:t>，请求相关的群组以群组成员信息返回至移动端程序中。</w:t>
      </w:r>
    </w:p>
    <w:p w:rsidR="00603A21" w:rsidRDefault="00603A21" w:rsidP="00603A21">
      <w:pPr>
        <w:pStyle w:val="3"/>
        <w:rPr>
          <w:rFonts w:cs="宋体"/>
        </w:rPr>
      </w:pPr>
      <w:bookmarkStart w:id="88" w:name="_Toc5819045"/>
      <w:bookmarkStart w:id="89" w:name="_Toc6343787"/>
      <w:r>
        <w:t>3.</w:t>
      </w:r>
      <w:r>
        <w:rPr>
          <w:rFonts w:hint="eastAsia"/>
        </w:rPr>
        <w:t>3</w:t>
      </w:r>
      <w:r>
        <w:t>.</w:t>
      </w:r>
      <w:r>
        <w:rPr>
          <w:rFonts w:hint="eastAsia"/>
        </w:rPr>
        <w:t>2</w:t>
      </w:r>
      <w:r>
        <w:t xml:space="preserve"> </w:t>
      </w:r>
      <w:r>
        <w:rPr>
          <w:rFonts w:cs="宋体" w:hint="eastAsia"/>
        </w:rPr>
        <w:t>校园资讯浏览</w:t>
      </w:r>
      <w:bookmarkEnd w:id="88"/>
      <w:bookmarkEnd w:id="89"/>
    </w:p>
    <w:p w:rsidR="00603A21" w:rsidRDefault="00603A21" w:rsidP="00603A21">
      <w:pPr>
        <w:spacing w:line="360" w:lineRule="auto"/>
        <w:rPr>
          <w:sz w:val="24"/>
          <w:szCs w:val="24"/>
        </w:rPr>
      </w:pPr>
      <w:r>
        <w:rPr>
          <w:rFonts w:hint="eastAsia"/>
        </w:rPr>
        <w:tab/>
      </w:r>
      <w:r>
        <w:rPr>
          <w:rFonts w:hint="eastAsia"/>
          <w:sz w:val="24"/>
          <w:szCs w:val="24"/>
        </w:rPr>
        <w:t>校园资讯作为该系统中重要的模块，每天为广大校园师生提供及时的校园资讯，满足校园资讯无障碍流通的要求，在移动端进行校园资讯展示时，系统的业务流程如下图所示。</w:t>
      </w:r>
    </w:p>
    <w:p w:rsidR="00603A21" w:rsidRDefault="00603A21" w:rsidP="00603A21">
      <w:pPr>
        <w:spacing w:line="360" w:lineRule="auto"/>
        <w:jc w:val="center"/>
      </w:pPr>
      <w:r>
        <w:rPr>
          <w:rFonts w:hint="eastAsia"/>
          <w:noProof/>
        </w:rPr>
        <w:drawing>
          <wp:inline distT="0" distB="0" distL="0" distR="0" wp14:anchorId="52C30EF3" wp14:editId="20215EEA">
            <wp:extent cx="4391025" cy="427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276725"/>
                    </a:xfrm>
                    <a:prstGeom prst="rect">
                      <a:avLst/>
                    </a:prstGeom>
                    <a:noFill/>
                    <a:ln>
                      <a:noFill/>
                    </a:ln>
                  </pic:spPr>
                </pic:pic>
              </a:graphicData>
            </a:graphic>
          </wp:inline>
        </w:drawing>
      </w:r>
    </w:p>
    <w:p w:rsidR="00603A21" w:rsidRPr="00735B2D" w:rsidRDefault="00603A21" w:rsidP="00603A21">
      <w:pPr>
        <w:spacing w:line="360" w:lineRule="auto"/>
        <w:ind w:left="420"/>
        <w:jc w:val="center"/>
        <w:rPr>
          <w:b/>
        </w:rPr>
      </w:pPr>
      <w:r>
        <w:rPr>
          <w:rFonts w:cs="宋体" w:hint="eastAsia"/>
          <w:b/>
        </w:rPr>
        <w:t>图</w:t>
      </w:r>
      <w:r>
        <w:rPr>
          <w:rFonts w:cs="宋体" w:hint="eastAsia"/>
          <w:b/>
        </w:rPr>
        <w:t xml:space="preserve">10  </w:t>
      </w:r>
      <w:r>
        <w:rPr>
          <w:rFonts w:hint="eastAsia"/>
          <w:b/>
        </w:rPr>
        <w:t>移动端校园资讯浏览活动图</w:t>
      </w:r>
    </w:p>
    <w:p w:rsidR="00603A21" w:rsidRPr="00510974" w:rsidRDefault="00603A21" w:rsidP="00603A21">
      <w:pPr>
        <w:spacing w:line="360" w:lineRule="auto"/>
        <w:ind w:firstLine="420"/>
      </w:pPr>
      <w:r>
        <w:rPr>
          <w:rFonts w:hint="eastAsia"/>
          <w:sz w:val="24"/>
          <w:szCs w:val="24"/>
        </w:rPr>
        <w:t>当需要访问</w:t>
      </w:r>
      <w:r>
        <w:rPr>
          <w:rFonts w:ascii="Times New Roman" w:hAnsi="Times New Roman" w:cs="Times New Roman" w:hint="eastAsia"/>
          <w:sz w:val="24"/>
          <w:szCs w:val="24"/>
        </w:rPr>
        <w:t>HTTP</w:t>
      </w:r>
      <w:r>
        <w:rPr>
          <w:rFonts w:hint="eastAsia"/>
          <w:sz w:val="24"/>
          <w:szCs w:val="24"/>
        </w:rPr>
        <w:t>协议的资源时，则把在</w:t>
      </w:r>
      <w:proofErr w:type="spellStart"/>
      <w:r w:rsidRPr="002E10F8">
        <w:rPr>
          <w:rFonts w:ascii="Times New Roman" w:hAnsi="Times New Roman" w:cs="Times New Roman"/>
          <w:sz w:val="24"/>
          <w:szCs w:val="24"/>
        </w:rPr>
        <w:t>WebSocket</w:t>
      </w:r>
      <w:proofErr w:type="spellEnd"/>
      <w:r>
        <w:rPr>
          <w:rFonts w:hint="eastAsia"/>
          <w:sz w:val="24"/>
          <w:szCs w:val="24"/>
        </w:rPr>
        <w:t>协议下完成登录返回</w:t>
      </w:r>
      <w:r w:rsidRPr="002E10F8">
        <w:rPr>
          <w:rFonts w:ascii="Times New Roman" w:hAnsi="Times New Roman" w:cs="Times New Roman"/>
          <w:sz w:val="24"/>
          <w:szCs w:val="24"/>
        </w:rPr>
        <w:t>Token</w:t>
      </w:r>
      <w:r>
        <w:rPr>
          <w:rFonts w:hint="eastAsia"/>
          <w:sz w:val="24"/>
          <w:szCs w:val="24"/>
        </w:rPr>
        <w:t>存放在</w:t>
      </w:r>
      <w:r w:rsidRPr="002E10F8">
        <w:rPr>
          <w:rFonts w:ascii="Times New Roman" w:hAnsi="Times New Roman" w:cs="Times New Roman"/>
          <w:sz w:val="24"/>
          <w:szCs w:val="24"/>
        </w:rPr>
        <w:t>HTTP</w:t>
      </w:r>
      <w:r>
        <w:rPr>
          <w:rFonts w:hint="eastAsia"/>
          <w:sz w:val="24"/>
          <w:szCs w:val="24"/>
        </w:rPr>
        <w:t>请求的头部中，</w:t>
      </w:r>
      <w:r>
        <w:rPr>
          <w:rFonts w:ascii="Times New Roman" w:hAnsi="Times New Roman" w:cs="Times New Roman" w:hint="eastAsia"/>
          <w:sz w:val="24"/>
          <w:szCs w:val="24"/>
        </w:rPr>
        <w:t>为</w:t>
      </w:r>
      <w:r>
        <w:rPr>
          <w:rFonts w:ascii="Times New Roman" w:hAnsi="Times New Roman" w:cs="Times New Roman" w:hint="eastAsia"/>
          <w:sz w:val="24"/>
          <w:szCs w:val="24"/>
        </w:rPr>
        <w:t>HTTP</w:t>
      </w:r>
      <w:r>
        <w:rPr>
          <w:rFonts w:ascii="Times New Roman" w:hAnsi="Times New Roman" w:cs="Times New Roman" w:hint="eastAsia"/>
          <w:sz w:val="24"/>
          <w:szCs w:val="24"/>
        </w:rPr>
        <w:t>的认证和授权</w:t>
      </w:r>
      <w:r w:rsidRPr="009737B5">
        <w:rPr>
          <w:rFonts w:hint="eastAsia"/>
          <w:sz w:val="24"/>
          <w:szCs w:val="24"/>
        </w:rPr>
        <w:t>使用</w:t>
      </w:r>
      <w:r>
        <w:rPr>
          <w:rFonts w:hint="eastAsia"/>
          <w:sz w:val="24"/>
          <w:szCs w:val="24"/>
        </w:rPr>
        <w:t>。每个请求也将会携带该</w:t>
      </w:r>
      <w:r w:rsidRPr="00D1697C">
        <w:rPr>
          <w:rFonts w:ascii="Times New Roman" w:hAnsi="Times New Roman" w:cs="Times New Roman"/>
          <w:sz w:val="24"/>
          <w:szCs w:val="24"/>
        </w:rPr>
        <w:t>Token</w:t>
      </w:r>
      <w:r>
        <w:rPr>
          <w:rFonts w:hint="eastAsia"/>
          <w:sz w:val="24"/>
          <w:szCs w:val="24"/>
        </w:rPr>
        <w:t>作为验证的使用，而当验证不通过时，将不再返回请求的系统服务资源，故而下文不再赘述该过程</w:t>
      </w:r>
      <w:r w:rsidRPr="009737B5">
        <w:rPr>
          <w:rFonts w:hint="eastAsia"/>
          <w:sz w:val="24"/>
          <w:szCs w:val="24"/>
        </w:rPr>
        <w:t>。在本例中，用户在浏览</w:t>
      </w:r>
      <w:r>
        <w:rPr>
          <w:rFonts w:hint="eastAsia"/>
          <w:sz w:val="24"/>
          <w:szCs w:val="24"/>
        </w:rPr>
        <w:t>点击调转到校园资讯页面时，移动端程序携带</w:t>
      </w:r>
      <w:r w:rsidRPr="00D1697C">
        <w:rPr>
          <w:rFonts w:ascii="Times New Roman" w:hAnsi="Times New Roman" w:cs="Times New Roman"/>
          <w:sz w:val="24"/>
          <w:szCs w:val="24"/>
        </w:rPr>
        <w:t>Token</w:t>
      </w:r>
      <w:r>
        <w:rPr>
          <w:rFonts w:hint="eastAsia"/>
          <w:sz w:val="24"/>
          <w:szCs w:val="24"/>
        </w:rPr>
        <w:t>并发起校园资讯请求，</w:t>
      </w:r>
      <w:r w:rsidRPr="004A157C">
        <w:rPr>
          <w:rFonts w:hint="eastAsia"/>
          <w:sz w:val="24"/>
          <w:szCs w:val="24"/>
        </w:rPr>
        <w:t>在验证通过时，系统将会根据登录用户的</w:t>
      </w:r>
      <w:r w:rsidRPr="004A157C">
        <w:rPr>
          <w:rFonts w:hint="eastAsia"/>
          <w:sz w:val="24"/>
          <w:szCs w:val="24"/>
        </w:rPr>
        <w:lastRenderedPageBreak/>
        <w:t>账号信息和校园资讯发布时定义的校园资讯可见性进行校对并根据资讯的创建时间和资讯的紧迫程度进行排序输出。</w:t>
      </w:r>
    </w:p>
    <w:p w:rsidR="00603A21" w:rsidRDefault="00603A21" w:rsidP="00603A21">
      <w:pPr>
        <w:pStyle w:val="3"/>
        <w:rPr>
          <w:rFonts w:cs="宋体"/>
        </w:rPr>
      </w:pPr>
      <w:bookmarkStart w:id="90" w:name="_Toc5819046"/>
      <w:bookmarkStart w:id="91" w:name="_Toc6343788"/>
      <w:r>
        <w:t>3.</w:t>
      </w:r>
      <w:r>
        <w:rPr>
          <w:rFonts w:hint="eastAsia"/>
        </w:rPr>
        <w:t>3</w:t>
      </w:r>
      <w:r>
        <w:t>.</w:t>
      </w:r>
      <w:r>
        <w:rPr>
          <w:rFonts w:hint="eastAsia"/>
        </w:rPr>
        <w:t>3</w:t>
      </w:r>
      <w:r>
        <w:t xml:space="preserve"> </w:t>
      </w:r>
      <w:r>
        <w:rPr>
          <w:rFonts w:cs="宋体" w:hint="eastAsia"/>
        </w:rPr>
        <w:t>校园资讯发布</w:t>
      </w:r>
      <w:bookmarkEnd w:id="90"/>
      <w:bookmarkEnd w:id="91"/>
    </w:p>
    <w:p w:rsidR="00603A21" w:rsidRPr="00E93934" w:rsidRDefault="00603A21" w:rsidP="00603A21">
      <w:pPr>
        <w:spacing w:line="360" w:lineRule="auto"/>
        <w:rPr>
          <w:sz w:val="24"/>
          <w:szCs w:val="24"/>
        </w:rPr>
      </w:pPr>
      <w:r>
        <w:rPr>
          <w:rFonts w:hint="eastAsia"/>
        </w:rPr>
        <w:tab/>
      </w:r>
      <w:r>
        <w:rPr>
          <w:rFonts w:hint="eastAsia"/>
          <w:sz w:val="24"/>
          <w:szCs w:val="24"/>
        </w:rPr>
        <w:t>在本系统中校园资讯不能以个人形式发布，而是以所处的组织的身份进行消息的发布，由于在校学生担任多样，因此在组织结构模块出提供快捷的社团机构入口，校园资讯发布的活动图如下所示。</w:t>
      </w:r>
    </w:p>
    <w:p w:rsidR="00603A21" w:rsidRDefault="00603A21" w:rsidP="00603A21">
      <w:pPr>
        <w:spacing w:line="360" w:lineRule="auto"/>
        <w:jc w:val="center"/>
      </w:pPr>
      <w:r>
        <w:rPr>
          <w:noProof/>
        </w:rPr>
        <w:drawing>
          <wp:inline distT="0" distB="0" distL="0" distR="0" wp14:anchorId="3B42FA4B" wp14:editId="1388ED6F">
            <wp:extent cx="3086100" cy="4124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41243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11  </w:t>
      </w:r>
      <w:r>
        <w:rPr>
          <w:rFonts w:hint="eastAsia"/>
          <w:b/>
        </w:rPr>
        <w:t>移动端校园资讯发布活动图</w:t>
      </w:r>
    </w:p>
    <w:p w:rsidR="00603A21" w:rsidRDefault="00603A21" w:rsidP="00603A21">
      <w:pPr>
        <w:spacing w:line="360" w:lineRule="auto"/>
        <w:ind w:firstLine="420"/>
        <w:rPr>
          <w:sz w:val="24"/>
          <w:szCs w:val="24"/>
        </w:rPr>
      </w:pPr>
      <w:r>
        <w:rPr>
          <w:rFonts w:hint="eastAsia"/>
          <w:sz w:val="24"/>
          <w:szCs w:val="24"/>
        </w:rPr>
        <w:t>当用户进入组织结构标签界面，选择所属的目标组织进入组织界面，进而填写相应的校园资讯信息，正指定完成相应的校园资讯范围后，提交到服务器当中进行验证操作，再服务器处理完毕时，将返回发布的状态结果返回到移动端中。</w:t>
      </w: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Default="00603A21" w:rsidP="00603A21">
      <w:pPr>
        <w:spacing w:line="360" w:lineRule="auto"/>
        <w:ind w:firstLine="420"/>
        <w:rPr>
          <w:sz w:val="24"/>
          <w:szCs w:val="24"/>
        </w:rPr>
      </w:pPr>
    </w:p>
    <w:p w:rsidR="00603A21" w:rsidRPr="00343DDA" w:rsidRDefault="00603A21" w:rsidP="00603A21">
      <w:pPr>
        <w:spacing w:line="360" w:lineRule="auto"/>
        <w:ind w:firstLine="420"/>
        <w:rPr>
          <w:sz w:val="24"/>
          <w:szCs w:val="24"/>
        </w:rPr>
      </w:pPr>
    </w:p>
    <w:p w:rsidR="00603A21" w:rsidRDefault="00603A21" w:rsidP="00603A21">
      <w:pPr>
        <w:pStyle w:val="3"/>
        <w:rPr>
          <w:rFonts w:cs="宋体"/>
        </w:rPr>
      </w:pPr>
      <w:bookmarkStart w:id="92" w:name="_Toc5819047"/>
      <w:bookmarkStart w:id="93" w:name="_Toc6343789"/>
      <w:r>
        <w:lastRenderedPageBreak/>
        <w:t>3.</w:t>
      </w:r>
      <w:r>
        <w:rPr>
          <w:rFonts w:hint="eastAsia"/>
        </w:rPr>
        <w:t>3</w:t>
      </w:r>
      <w:r>
        <w:t>.</w:t>
      </w:r>
      <w:r>
        <w:rPr>
          <w:rFonts w:hint="eastAsia"/>
        </w:rPr>
        <w:t>4</w:t>
      </w:r>
      <w:r>
        <w:rPr>
          <w:rFonts w:cs="宋体" w:hint="eastAsia"/>
        </w:rPr>
        <w:t>一对一即时通讯</w:t>
      </w:r>
      <w:bookmarkEnd w:id="92"/>
      <w:bookmarkEnd w:id="93"/>
    </w:p>
    <w:p w:rsidR="00603A21" w:rsidRPr="008149FA" w:rsidRDefault="00603A21" w:rsidP="00603A21">
      <w:pPr>
        <w:spacing w:line="360" w:lineRule="auto"/>
      </w:pPr>
      <w:r w:rsidRPr="00EC4647">
        <w:rPr>
          <w:rFonts w:hint="eastAsia"/>
          <w:sz w:val="24"/>
          <w:szCs w:val="24"/>
        </w:rPr>
        <w:tab/>
      </w:r>
      <w:r w:rsidRPr="00EC4647">
        <w:rPr>
          <w:rFonts w:hint="eastAsia"/>
          <w:sz w:val="24"/>
          <w:szCs w:val="24"/>
        </w:rPr>
        <w:t>在用户在移动端登录</w:t>
      </w:r>
      <w:r>
        <w:rPr>
          <w:rFonts w:hint="eastAsia"/>
          <w:sz w:val="24"/>
          <w:szCs w:val="24"/>
        </w:rPr>
        <w:t>后，标志着服务器间和客户端之间的双工通信已被打通，在</w:t>
      </w:r>
      <w:proofErr w:type="spellStart"/>
      <w:r w:rsidRPr="008149FA">
        <w:rPr>
          <w:rFonts w:ascii="Times New Roman" w:hAnsi="Times New Roman" w:cs="Times New Roman"/>
          <w:sz w:val="24"/>
          <w:szCs w:val="24"/>
        </w:rPr>
        <w:t>WebSocket</w:t>
      </w:r>
      <w:proofErr w:type="spellEnd"/>
      <w:r>
        <w:rPr>
          <w:rFonts w:hint="eastAsia"/>
          <w:sz w:val="24"/>
          <w:szCs w:val="24"/>
        </w:rPr>
        <w:t>服务器进行存储和转发下，校园师生能够进行一对一、一对多的有反馈的及时通讯。一对一即时通讯顺序图如下图所叙，在该图中是站在用户</w:t>
      </w:r>
      <w:r>
        <w:rPr>
          <w:rFonts w:hint="eastAsia"/>
          <w:sz w:val="24"/>
          <w:szCs w:val="24"/>
        </w:rPr>
        <w:t>1</w:t>
      </w:r>
      <w:r>
        <w:rPr>
          <w:rFonts w:hint="eastAsia"/>
          <w:sz w:val="24"/>
          <w:szCs w:val="24"/>
        </w:rPr>
        <w:t>在线的角度进行描述，暂不涉及离线信息、持久化信息等</w:t>
      </w:r>
      <w:proofErr w:type="spellStart"/>
      <w:r w:rsidRPr="008149FA">
        <w:rPr>
          <w:rFonts w:ascii="Times New Roman" w:hAnsi="Times New Roman" w:cs="Times New Roman"/>
          <w:sz w:val="24"/>
          <w:szCs w:val="24"/>
        </w:rPr>
        <w:t>WebSocket</w:t>
      </w:r>
      <w:proofErr w:type="spellEnd"/>
      <w:r>
        <w:rPr>
          <w:rFonts w:hint="eastAsia"/>
          <w:sz w:val="24"/>
          <w:szCs w:val="24"/>
        </w:rPr>
        <w:t>服务器当中的一系列的业务逻辑。</w:t>
      </w:r>
    </w:p>
    <w:p w:rsidR="00603A21" w:rsidRPr="00EC4647" w:rsidRDefault="00603A21" w:rsidP="00603A21">
      <w:pPr>
        <w:spacing w:line="360" w:lineRule="auto"/>
        <w:jc w:val="center"/>
        <w:rPr>
          <w:sz w:val="24"/>
          <w:szCs w:val="24"/>
        </w:rPr>
      </w:pPr>
      <w:r>
        <w:rPr>
          <w:rFonts w:hint="eastAsia"/>
          <w:noProof/>
          <w:sz w:val="24"/>
          <w:szCs w:val="24"/>
        </w:rPr>
        <w:drawing>
          <wp:inline distT="0" distB="0" distL="0" distR="0" wp14:anchorId="07097B2B" wp14:editId="11C6CACF">
            <wp:extent cx="4019550" cy="4467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446722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12  </w:t>
      </w:r>
      <w:r>
        <w:rPr>
          <w:rFonts w:hint="eastAsia"/>
          <w:b/>
        </w:rPr>
        <w:t>一对一即时通讯顺序图</w:t>
      </w:r>
    </w:p>
    <w:p w:rsidR="00603A21" w:rsidRPr="00F61EAD" w:rsidRDefault="00603A21" w:rsidP="00603A21">
      <w:pPr>
        <w:spacing w:line="360" w:lineRule="auto"/>
      </w:pPr>
      <w:r>
        <w:rPr>
          <w:rFonts w:hint="eastAsia"/>
        </w:rPr>
        <w:tab/>
      </w:r>
      <w:r>
        <w:rPr>
          <w:rFonts w:hint="eastAsia"/>
          <w:sz w:val="24"/>
          <w:szCs w:val="24"/>
        </w:rPr>
        <w:t>在图中，用户</w:t>
      </w:r>
      <w:r>
        <w:rPr>
          <w:rFonts w:hint="eastAsia"/>
          <w:sz w:val="24"/>
          <w:szCs w:val="24"/>
        </w:rPr>
        <w:t>1</w:t>
      </w:r>
      <w:r>
        <w:rPr>
          <w:rFonts w:hint="eastAsia"/>
          <w:sz w:val="24"/>
          <w:szCs w:val="24"/>
        </w:rPr>
        <w:t>选择目标用户</w:t>
      </w:r>
      <w:r>
        <w:rPr>
          <w:rFonts w:hint="eastAsia"/>
          <w:sz w:val="24"/>
          <w:szCs w:val="24"/>
        </w:rPr>
        <w:t>2</w:t>
      </w:r>
      <w:r>
        <w:rPr>
          <w:rFonts w:hint="eastAsia"/>
          <w:sz w:val="24"/>
          <w:szCs w:val="24"/>
        </w:rPr>
        <w:t>，点击发送消息，在</w:t>
      </w:r>
      <w:proofErr w:type="spellStart"/>
      <w:r w:rsidRPr="006F48E6">
        <w:rPr>
          <w:rFonts w:ascii="Times New Roman" w:hAnsi="Times New Roman" w:cs="Times New Roman"/>
          <w:sz w:val="24"/>
          <w:szCs w:val="24"/>
        </w:rPr>
        <w:t>WebSocket</w:t>
      </w:r>
      <w:proofErr w:type="spellEnd"/>
      <w:r>
        <w:rPr>
          <w:rFonts w:hint="eastAsia"/>
          <w:sz w:val="24"/>
          <w:szCs w:val="24"/>
        </w:rPr>
        <w:t>服务器接受到用户</w:t>
      </w:r>
      <w:r>
        <w:rPr>
          <w:rFonts w:hint="eastAsia"/>
          <w:sz w:val="24"/>
          <w:szCs w:val="24"/>
        </w:rPr>
        <w:t>1</w:t>
      </w:r>
      <w:r>
        <w:rPr>
          <w:rFonts w:hint="eastAsia"/>
          <w:sz w:val="24"/>
          <w:szCs w:val="24"/>
        </w:rPr>
        <w:t>的消息时，根据用户</w:t>
      </w:r>
      <w:r>
        <w:rPr>
          <w:rFonts w:hint="eastAsia"/>
          <w:sz w:val="24"/>
          <w:szCs w:val="24"/>
        </w:rPr>
        <w:t>1</w:t>
      </w:r>
      <w:r>
        <w:rPr>
          <w:rFonts w:hint="eastAsia"/>
          <w:sz w:val="24"/>
          <w:szCs w:val="24"/>
        </w:rPr>
        <w:t>提供的消息字段找到用户</w:t>
      </w:r>
      <w:r>
        <w:rPr>
          <w:rFonts w:hint="eastAsia"/>
          <w:sz w:val="24"/>
          <w:szCs w:val="24"/>
        </w:rPr>
        <w:t>2</w:t>
      </w:r>
      <w:r>
        <w:rPr>
          <w:rFonts w:hint="eastAsia"/>
          <w:sz w:val="24"/>
          <w:szCs w:val="24"/>
        </w:rPr>
        <w:t>的消息通道并向用户</w:t>
      </w:r>
      <w:r>
        <w:rPr>
          <w:rFonts w:hint="eastAsia"/>
          <w:sz w:val="24"/>
          <w:szCs w:val="24"/>
        </w:rPr>
        <w:t>1</w:t>
      </w:r>
      <w:r>
        <w:rPr>
          <w:rFonts w:hint="eastAsia"/>
          <w:sz w:val="24"/>
          <w:szCs w:val="24"/>
        </w:rPr>
        <w:t>返回发送</w:t>
      </w:r>
      <w:proofErr w:type="gramStart"/>
      <w:r>
        <w:rPr>
          <w:rFonts w:hint="eastAsia"/>
          <w:sz w:val="24"/>
          <w:szCs w:val="24"/>
        </w:rPr>
        <w:t>成功响应</w:t>
      </w:r>
      <w:proofErr w:type="gramEnd"/>
      <w:r>
        <w:rPr>
          <w:rFonts w:hint="eastAsia"/>
          <w:sz w:val="24"/>
          <w:szCs w:val="24"/>
        </w:rPr>
        <w:t>消息，而当用户</w:t>
      </w:r>
      <w:r>
        <w:rPr>
          <w:rFonts w:hint="eastAsia"/>
          <w:sz w:val="24"/>
          <w:szCs w:val="24"/>
        </w:rPr>
        <w:t>2</w:t>
      </w:r>
      <w:r>
        <w:rPr>
          <w:rFonts w:hint="eastAsia"/>
          <w:sz w:val="24"/>
          <w:szCs w:val="24"/>
        </w:rPr>
        <w:t>在线时，</w:t>
      </w:r>
      <w:proofErr w:type="spellStart"/>
      <w:r w:rsidRPr="006F48E6">
        <w:rPr>
          <w:rFonts w:ascii="Times New Roman" w:hAnsi="Times New Roman" w:cs="Times New Roman"/>
          <w:sz w:val="24"/>
          <w:szCs w:val="24"/>
        </w:rPr>
        <w:t>WebSocket</w:t>
      </w:r>
      <w:proofErr w:type="spellEnd"/>
      <w:r>
        <w:rPr>
          <w:rFonts w:hint="eastAsia"/>
          <w:sz w:val="24"/>
          <w:szCs w:val="24"/>
        </w:rPr>
        <w:t>服务器开始向服务器发送用户</w:t>
      </w:r>
      <w:r>
        <w:rPr>
          <w:rFonts w:hint="eastAsia"/>
          <w:sz w:val="24"/>
          <w:szCs w:val="24"/>
        </w:rPr>
        <w:t>1</w:t>
      </w:r>
      <w:r>
        <w:rPr>
          <w:rFonts w:hint="eastAsia"/>
          <w:sz w:val="24"/>
          <w:szCs w:val="24"/>
        </w:rPr>
        <w:t>的消息，用户</w:t>
      </w:r>
      <w:r>
        <w:rPr>
          <w:rFonts w:hint="eastAsia"/>
          <w:sz w:val="24"/>
          <w:szCs w:val="24"/>
        </w:rPr>
        <w:t>2</w:t>
      </w:r>
      <w:r>
        <w:rPr>
          <w:rFonts w:hint="eastAsia"/>
          <w:sz w:val="24"/>
          <w:szCs w:val="24"/>
        </w:rPr>
        <w:t>完成用户</w:t>
      </w:r>
      <w:r>
        <w:rPr>
          <w:rFonts w:hint="eastAsia"/>
          <w:sz w:val="24"/>
          <w:szCs w:val="24"/>
        </w:rPr>
        <w:t>1</w:t>
      </w:r>
      <w:r>
        <w:rPr>
          <w:rFonts w:hint="eastAsia"/>
          <w:sz w:val="24"/>
          <w:szCs w:val="24"/>
        </w:rPr>
        <w:t>的消息阅读时，并开始向</w:t>
      </w:r>
      <w:proofErr w:type="spellStart"/>
      <w:r w:rsidRPr="006F48E6">
        <w:rPr>
          <w:rFonts w:ascii="Times New Roman" w:hAnsi="Times New Roman" w:cs="Times New Roman"/>
          <w:sz w:val="24"/>
          <w:szCs w:val="24"/>
        </w:rPr>
        <w:t>WebSocket</w:t>
      </w:r>
      <w:proofErr w:type="spellEnd"/>
      <w:r>
        <w:rPr>
          <w:rFonts w:hint="eastAsia"/>
          <w:sz w:val="24"/>
          <w:szCs w:val="24"/>
        </w:rPr>
        <w:t>服务器发送已读用户</w:t>
      </w:r>
      <w:r>
        <w:rPr>
          <w:rFonts w:hint="eastAsia"/>
          <w:sz w:val="24"/>
          <w:szCs w:val="24"/>
        </w:rPr>
        <w:t>1</w:t>
      </w:r>
      <w:r>
        <w:rPr>
          <w:rFonts w:hint="eastAsia"/>
          <w:sz w:val="24"/>
          <w:szCs w:val="24"/>
        </w:rPr>
        <w:t>消息的响应信息，</w:t>
      </w:r>
      <w:proofErr w:type="spellStart"/>
      <w:r w:rsidRPr="006F48E6">
        <w:rPr>
          <w:rFonts w:ascii="Times New Roman" w:hAnsi="Times New Roman" w:cs="Times New Roman"/>
          <w:sz w:val="24"/>
          <w:szCs w:val="24"/>
        </w:rPr>
        <w:t>WebSocket</w:t>
      </w:r>
      <w:proofErr w:type="spellEnd"/>
      <w:r>
        <w:rPr>
          <w:rFonts w:hint="eastAsia"/>
          <w:sz w:val="24"/>
          <w:szCs w:val="24"/>
        </w:rPr>
        <w:t>服务器在接收到用户</w:t>
      </w:r>
      <w:r>
        <w:rPr>
          <w:rFonts w:hint="eastAsia"/>
          <w:sz w:val="24"/>
          <w:szCs w:val="24"/>
        </w:rPr>
        <w:t>2</w:t>
      </w:r>
      <w:r>
        <w:rPr>
          <w:rFonts w:hint="eastAsia"/>
          <w:sz w:val="24"/>
          <w:szCs w:val="24"/>
        </w:rPr>
        <w:t>发送而来的消息后，将已读消息重新发送到用户</w:t>
      </w:r>
      <w:r>
        <w:rPr>
          <w:rFonts w:hint="eastAsia"/>
          <w:sz w:val="24"/>
          <w:szCs w:val="24"/>
        </w:rPr>
        <w:t>1</w:t>
      </w:r>
      <w:r>
        <w:rPr>
          <w:rFonts w:hint="eastAsia"/>
          <w:sz w:val="24"/>
          <w:szCs w:val="24"/>
        </w:rPr>
        <w:t>并发送响应消息给用户</w:t>
      </w:r>
      <w:r>
        <w:rPr>
          <w:rFonts w:hint="eastAsia"/>
          <w:sz w:val="24"/>
          <w:szCs w:val="24"/>
        </w:rPr>
        <w:t>2</w:t>
      </w:r>
      <w:r>
        <w:rPr>
          <w:rFonts w:hint="eastAsia"/>
          <w:sz w:val="24"/>
          <w:szCs w:val="24"/>
        </w:rPr>
        <w:t>，使得用户</w:t>
      </w:r>
      <w:r>
        <w:rPr>
          <w:rFonts w:hint="eastAsia"/>
          <w:sz w:val="24"/>
          <w:szCs w:val="24"/>
        </w:rPr>
        <w:t>1</w:t>
      </w:r>
      <w:r>
        <w:rPr>
          <w:rFonts w:hint="eastAsia"/>
          <w:sz w:val="24"/>
          <w:szCs w:val="24"/>
        </w:rPr>
        <w:t>和用户</w:t>
      </w:r>
      <w:r>
        <w:rPr>
          <w:rFonts w:hint="eastAsia"/>
          <w:sz w:val="24"/>
          <w:szCs w:val="24"/>
        </w:rPr>
        <w:t>2</w:t>
      </w:r>
      <w:r>
        <w:rPr>
          <w:rFonts w:hint="eastAsia"/>
          <w:sz w:val="24"/>
          <w:szCs w:val="24"/>
        </w:rPr>
        <w:t>能够得知已读消息已经发送成功且已被阅读。</w:t>
      </w:r>
    </w:p>
    <w:p w:rsidR="00603A21" w:rsidRDefault="00603A21" w:rsidP="00603A21">
      <w:pPr>
        <w:pStyle w:val="3"/>
        <w:rPr>
          <w:rFonts w:cs="宋体"/>
        </w:rPr>
      </w:pPr>
      <w:bookmarkStart w:id="94" w:name="_Toc5819048"/>
      <w:bookmarkStart w:id="95" w:name="_Toc6343790"/>
      <w:r>
        <w:lastRenderedPageBreak/>
        <w:t>3.</w:t>
      </w:r>
      <w:r>
        <w:rPr>
          <w:rFonts w:hint="eastAsia"/>
        </w:rPr>
        <w:t>3</w:t>
      </w:r>
      <w:r>
        <w:t>.</w:t>
      </w:r>
      <w:r>
        <w:rPr>
          <w:rFonts w:hint="eastAsia"/>
        </w:rPr>
        <w:t>5</w:t>
      </w:r>
      <w:r>
        <w:t xml:space="preserve"> </w:t>
      </w:r>
      <w:r>
        <w:rPr>
          <w:rFonts w:cs="宋体" w:hint="eastAsia"/>
        </w:rPr>
        <w:t>即时通讯集群</w:t>
      </w:r>
      <w:bookmarkEnd w:id="94"/>
      <w:bookmarkEnd w:id="95"/>
    </w:p>
    <w:p w:rsidR="00603A21" w:rsidRPr="008E5270" w:rsidRDefault="00603A21" w:rsidP="00603A21">
      <w:pPr>
        <w:spacing w:line="360" w:lineRule="auto"/>
        <w:rPr>
          <w:sz w:val="24"/>
          <w:szCs w:val="24"/>
        </w:rPr>
      </w:pPr>
      <w:r w:rsidRPr="008E5270">
        <w:rPr>
          <w:rFonts w:hint="eastAsia"/>
          <w:sz w:val="24"/>
          <w:szCs w:val="24"/>
        </w:rPr>
        <w:tab/>
      </w:r>
      <w:r w:rsidRPr="008E5270">
        <w:rPr>
          <w:rFonts w:hint="eastAsia"/>
          <w:sz w:val="24"/>
          <w:szCs w:val="24"/>
        </w:rPr>
        <w:t>随着用户数量的增长，单机服务器难以同时处理大量用户之间的即时通讯数据量，为保证即时通讯服务的即时通讯的及时响应性能，应当使用负载均衡策略，如</w:t>
      </w:r>
      <w:r w:rsidRPr="008E5270">
        <w:rPr>
          <w:rFonts w:hint="eastAsia"/>
          <w:sz w:val="24"/>
          <w:szCs w:val="24"/>
        </w:rPr>
        <w:t>DNS</w:t>
      </w:r>
      <w:r w:rsidRPr="008E5270">
        <w:rPr>
          <w:rFonts w:hint="eastAsia"/>
          <w:sz w:val="24"/>
          <w:szCs w:val="24"/>
        </w:rPr>
        <w:t>轮询、随机分配、针对</w:t>
      </w:r>
      <w:r w:rsidRPr="008E5270">
        <w:rPr>
          <w:rFonts w:hint="eastAsia"/>
          <w:sz w:val="24"/>
          <w:szCs w:val="24"/>
        </w:rPr>
        <w:t>IP</w:t>
      </w:r>
      <w:r w:rsidRPr="008E5270">
        <w:rPr>
          <w:rFonts w:hint="eastAsia"/>
          <w:sz w:val="24"/>
          <w:szCs w:val="24"/>
        </w:rPr>
        <w:t>哈希等策略、对用户进行分流。</w:t>
      </w:r>
      <w:r>
        <w:rPr>
          <w:rFonts w:hint="eastAsia"/>
          <w:sz w:val="24"/>
          <w:szCs w:val="24"/>
        </w:rPr>
        <w:t>当</w:t>
      </w:r>
      <w:r w:rsidRPr="008E5270">
        <w:rPr>
          <w:rFonts w:hint="eastAsia"/>
          <w:sz w:val="24"/>
          <w:szCs w:val="24"/>
        </w:rPr>
        <w:t>目标即时通讯用户在同一机器时，</w:t>
      </w:r>
      <w:r>
        <w:rPr>
          <w:rFonts w:hint="eastAsia"/>
          <w:sz w:val="24"/>
          <w:szCs w:val="24"/>
        </w:rPr>
        <w:t>将直接进行消息的存储和转发，当目标即时通讯用户不在同一个处理服务器时，将发布该消息到具有</w:t>
      </w:r>
      <w:r w:rsidRPr="00DA4B10">
        <w:rPr>
          <w:rFonts w:ascii="Times New Roman" w:hAnsi="Times New Roman" w:cs="Times New Roman"/>
          <w:sz w:val="24"/>
          <w:szCs w:val="24"/>
        </w:rPr>
        <w:t>TOP</w:t>
      </w:r>
      <w:r>
        <w:rPr>
          <w:rFonts w:hint="eastAsia"/>
          <w:sz w:val="24"/>
          <w:szCs w:val="24"/>
        </w:rPr>
        <w:t>/</w:t>
      </w:r>
      <w:r w:rsidRPr="00DA4B10">
        <w:rPr>
          <w:rFonts w:ascii="Times New Roman" w:hAnsi="Times New Roman" w:cs="Times New Roman"/>
          <w:sz w:val="24"/>
          <w:szCs w:val="24"/>
        </w:rPr>
        <w:t>PUB</w:t>
      </w:r>
      <w:r>
        <w:rPr>
          <w:rFonts w:hint="eastAsia"/>
          <w:sz w:val="24"/>
          <w:szCs w:val="24"/>
        </w:rPr>
        <w:t>策略的服务器上，由该服务器进行消息存储和转发的操作，在本项目中使用</w:t>
      </w:r>
      <w:proofErr w:type="spellStart"/>
      <w:r w:rsidRPr="00DA4B10">
        <w:rPr>
          <w:rFonts w:ascii="Times New Roman" w:hAnsi="Times New Roman" w:cs="Times New Roman"/>
          <w:sz w:val="24"/>
          <w:szCs w:val="24"/>
        </w:rPr>
        <w:t>Redis</w:t>
      </w:r>
      <w:proofErr w:type="spellEnd"/>
      <w:r>
        <w:rPr>
          <w:rFonts w:hint="eastAsia"/>
          <w:sz w:val="24"/>
          <w:szCs w:val="24"/>
        </w:rPr>
        <w:t>非关系键值数据库承担消息的存储和分发操作，提供即时通讯系统的可用性和健壮性。</w:t>
      </w:r>
    </w:p>
    <w:p w:rsidR="00603A21" w:rsidRDefault="00603A21" w:rsidP="00603A21">
      <w:pPr>
        <w:jc w:val="center"/>
      </w:pPr>
      <w:r>
        <w:rPr>
          <w:rFonts w:hint="eastAsia"/>
          <w:noProof/>
        </w:rPr>
        <w:drawing>
          <wp:inline distT="0" distB="0" distL="0" distR="0" wp14:anchorId="125F24CB" wp14:editId="67133F0F">
            <wp:extent cx="5579110" cy="4690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469023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13  </w:t>
      </w:r>
      <w:r>
        <w:rPr>
          <w:rFonts w:cs="宋体" w:hint="eastAsia"/>
          <w:b/>
        </w:rPr>
        <w:t>一对一</w:t>
      </w:r>
      <w:r>
        <w:rPr>
          <w:rFonts w:hint="eastAsia"/>
          <w:b/>
        </w:rPr>
        <w:t>即时通讯集群交互顺序图</w:t>
      </w:r>
    </w:p>
    <w:p w:rsidR="00603A21" w:rsidRPr="00AB3120" w:rsidRDefault="00603A21" w:rsidP="00603A21">
      <w:pPr>
        <w:spacing w:line="360" w:lineRule="auto"/>
        <w:ind w:firstLine="420"/>
        <w:rPr>
          <w:sz w:val="24"/>
          <w:szCs w:val="24"/>
        </w:rPr>
      </w:pPr>
      <w:r w:rsidRPr="00203D13">
        <w:rPr>
          <w:rFonts w:hint="eastAsia"/>
          <w:sz w:val="24"/>
          <w:szCs w:val="24"/>
        </w:rPr>
        <w:t>上图为在集群环境中通讯双方都</w:t>
      </w:r>
      <w:r>
        <w:rPr>
          <w:rFonts w:hint="eastAsia"/>
          <w:sz w:val="24"/>
          <w:szCs w:val="24"/>
        </w:rPr>
        <w:t>同时</w:t>
      </w:r>
      <w:r w:rsidRPr="00203D13">
        <w:rPr>
          <w:rFonts w:hint="eastAsia"/>
          <w:sz w:val="24"/>
          <w:szCs w:val="24"/>
        </w:rPr>
        <w:t>在线时的</w:t>
      </w:r>
      <w:r>
        <w:rPr>
          <w:rFonts w:hint="eastAsia"/>
          <w:sz w:val="24"/>
          <w:szCs w:val="24"/>
        </w:rPr>
        <w:t>不在同一个</w:t>
      </w:r>
      <w:proofErr w:type="spellStart"/>
      <w:r w:rsidRPr="006F48E6">
        <w:rPr>
          <w:rFonts w:ascii="Times New Roman" w:hAnsi="Times New Roman" w:cs="Times New Roman"/>
          <w:sz w:val="24"/>
          <w:szCs w:val="24"/>
        </w:rPr>
        <w:t>WebSocket</w:t>
      </w:r>
      <w:proofErr w:type="spellEnd"/>
      <w:r>
        <w:rPr>
          <w:rFonts w:hint="eastAsia"/>
          <w:sz w:val="24"/>
          <w:szCs w:val="24"/>
        </w:rPr>
        <w:t>服务器上的</w:t>
      </w:r>
      <w:r w:rsidRPr="00203D13">
        <w:rPr>
          <w:rFonts w:hint="eastAsia"/>
          <w:sz w:val="24"/>
          <w:szCs w:val="24"/>
        </w:rPr>
        <w:t>一对一即时通讯集群交互顺序图，上图中不带有实心黑色箭头的为异步消息，即是发送完毕后不是等待消息的返回，而是执行其他任务，</w:t>
      </w:r>
      <w:r>
        <w:rPr>
          <w:rFonts w:hint="eastAsia"/>
          <w:sz w:val="24"/>
          <w:szCs w:val="24"/>
        </w:rPr>
        <w:t>而</w:t>
      </w:r>
      <w:r w:rsidRPr="00203D13">
        <w:rPr>
          <w:rFonts w:hint="eastAsia"/>
          <w:sz w:val="24"/>
          <w:szCs w:val="24"/>
        </w:rPr>
        <w:t>当消息返回时才执行先前留下的任务。</w:t>
      </w:r>
      <w:r>
        <w:rPr>
          <w:rFonts w:hint="eastAsia"/>
          <w:sz w:val="24"/>
          <w:szCs w:val="24"/>
        </w:rPr>
        <w:t>在图中，用户</w:t>
      </w:r>
      <w:r>
        <w:rPr>
          <w:rFonts w:hint="eastAsia"/>
          <w:sz w:val="24"/>
          <w:szCs w:val="24"/>
        </w:rPr>
        <w:t>1</w:t>
      </w:r>
      <w:r>
        <w:rPr>
          <w:rFonts w:hint="eastAsia"/>
          <w:sz w:val="24"/>
          <w:szCs w:val="24"/>
        </w:rPr>
        <w:t>将消息到所在的</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1</w:t>
      </w:r>
      <w:r>
        <w:rPr>
          <w:rFonts w:hint="eastAsia"/>
          <w:sz w:val="24"/>
          <w:szCs w:val="24"/>
        </w:rPr>
        <w:t>上，当</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1</w:t>
      </w:r>
      <w:r>
        <w:rPr>
          <w:rFonts w:hint="eastAsia"/>
          <w:sz w:val="24"/>
          <w:szCs w:val="24"/>
        </w:rPr>
        <w:t>找不到用户</w:t>
      </w:r>
      <w:r>
        <w:rPr>
          <w:rFonts w:hint="eastAsia"/>
          <w:sz w:val="24"/>
          <w:szCs w:val="24"/>
        </w:rPr>
        <w:t>2</w:t>
      </w:r>
      <w:r>
        <w:rPr>
          <w:rFonts w:hint="eastAsia"/>
          <w:sz w:val="24"/>
          <w:szCs w:val="24"/>
        </w:rPr>
        <w:t>所在的通讯通道时，将会把用户</w:t>
      </w:r>
      <w:r>
        <w:rPr>
          <w:rFonts w:hint="eastAsia"/>
          <w:sz w:val="24"/>
          <w:szCs w:val="24"/>
        </w:rPr>
        <w:t>1</w:t>
      </w:r>
      <w:r>
        <w:rPr>
          <w:rFonts w:hint="eastAsia"/>
          <w:sz w:val="24"/>
          <w:szCs w:val="24"/>
        </w:rPr>
        <w:t>发送的消息发布至</w:t>
      </w:r>
      <w:proofErr w:type="spellStart"/>
      <w:r>
        <w:rPr>
          <w:rFonts w:hint="eastAsia"/>
          <w:sz w:val="24"/>
          <w:szCs w:val="24"/>
        </w:rPr>
        <w:t>Redis</w:t>
      </w:r>
      <w:proofErr w:type="spellEnd"/>
      <w:r>
        <w:rPr>
          <w:rFonts w:hint="eastAsia"/>
          <w:sz w:val="24"/>
          <w:szCs w:val="24"/>
        </w:rPr>
        <w:lastRenderedPageBreak/>
        <w:t>服务器上并返回发送</w:t>
      </w:r>
      <w:proofErr w:type="gramStart"/>
      <w:r>
        <w:rPr>
          <w:rFonts w:hint="eastAsia"/>
          <w:sz w:val="24"/>
          <w:szCs w:val="24"/>
        </w:rPr>
        <w:t>成功响应</w:t>
      </w:r>
      <w:proofErr w:type="gramEnd"/>
      <w:r>
        <w:rPr>
          <w:rFonts w:hint="eastAsia"/>
          <w:sz w:val="24"/>
          <w:szCs w:val="24"/>
        </w:rPr>
        <w:t>信息，订阅到该频道的</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将会收到用户</w:t>
      </w:r>
      <w:r>
        <w:rPr>
          <w:rFonts w:hint="eastAsia"/>
          <w:sz w:val="24"/>
          <w:szCs w:val="24"/>
        </w:rPr>
        <w:t>1</w:t>
      </w:r>
      <w:r>
        <w:rPr>
          <w:rFonts w:hint="eastAsia"/>
          <w:sz w:val="24"/>
          <w:szCs w:val="24"/>
        </w:rPr>
        <w:t>发送而来的消息，继而将该消息发送至用户</w:t>
      </w:r>
      <w:r>
        <w:rPr>
          <w:rFonts w:hint="eastAsia"/>
          <w:sz w:val="24"/>
          <w:szCs w:val="24"/>
        </w:rPr>
        <w:t>2</w:t>
      </w:r>
      <w:r>
        <w:rPr>
          <w:rFonts w:hint="eastAsia"/>
          <w:sz w:val="24"/>
          <w:szCs w:val="24"/>
        </w:rPr>
        <w:t>。用户</w:t>
      </w:r>
      <w:r>
        <w:rPr>
          <w:rFonts w:hint="eastAsia"/>
          <w:sz w:val="24"/>
          <w:szCs w:val="24"/>
        </w:rPr>
        <w:t>2</w:t>
      </w:r>
      <w:r>
        <w:rPr>
          <w:rFonts w:hint="eastAsia"/>
          <w:sz w:val="24"/>
          <w:szCs w:val="24"/>
        </w:rPr>
        <w:t>在接收到该消息并发送已读消息到</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，当</w:t>
      </w:r>
      <w:proofErr w:type="spellStart"/>
      <w:r w:rsidRPr="006F48E6">
        <w:rPr>
          <w:rFonts w:ascii="Times New Roman" w:hAnsi="Times New Roman" w:cs="Times New Roman"/>
          <w:sz w:val="24"/>
          <w:szCs w:val="24"/>
        </w:rPr>
        <w:t>WebSocket</w:t>
      </w:r>
      <w:proofErr w:type="spellEnd"/>
      <w:r>
        <w:rPr>
          <w:rFonts w:hint="eastAsia"/>
          <w:sz w:val="24"/>
          <w:szCs w:val="24"/>
        </w:rPr>
        <w:t>服务器</w:t>
      </w:r>
      <w:r>
        <w:rPr>
          <w:rFonts w:hint="eastAsia"/>
          <w:sz w:val="24"/>
          <w:szCs w:val="24"/>
        </w:rPr>
        <w:t>2</w:t>
      </w:r>
      <w:r>
        <w:rPr>
          <w:rFonts w:hint="eastAsia"/>
          <w:sz w:val="24"/>
          <w:szCs w:val="24"/>
        </w:rPr>
        <w:t>检测到该消息的目标不存在于该服务器中时，将会把该已读消息发布至</w:t>
      </w:r>
      <w:proofErr w:type="spellStart"/>
      <w:r w:rsidRPr="00DA4B10">
        <w:rPr>
          <w:rFonts w:ascii="Times New Roman" w:hAnsi="Times New Roman" w:cs="Times New Roman"/>
          <w:sz w:val="24"/>
          <w:szCs w:val="24"/>
        </w:rPr>
        <w:t>Redis</w:t>
      </w:r>
      <w:proofErr w:type="spellEnd"/>
      <w:r>
        <w:rPr>
          <w:rFonts w:hint="eastAsia"/>
          <w:sz w:val="24"/>
          <w:szCs w:val="24"/>
        </w:rPr>
        <w:t>数据库当中。同样订阅了该频道的</w:t>
      </w:r>
      <w:proofErr w:type="spellStart"/>
      <w:r w:rsidRPr="006F48E6">
        <w:rPr>
          <w:rFonts w:ascii="Times New Roman" w:hAnsi="Times New Roman" w:cs="Times New Roman"/>
          <w:sz w:val="24"/>
          <w:szCs w:val="24"/>
        </w:rPr>
        <w:t>WebSocket</w:t>
      </w:r>
      <w:proofErr w:type="spellEnd"/>
      <w:r>
        <w:rPr>
          <w:rFonts w:hint="eastAsia"/>
          <w:sz w:val="24"/>
          <w:szCs w:val="24"/>
        </w:rPr>
        <w:t>服务器将会接受到</w:t>
      </w:r>
      <w:proofErr w:type="spellStart"/>
      <w:r w:rsidRPr="00DA4B10">
        <w:rPr>
          <w:rFonts w:ascii="Times New Roman" w:hAnsi="Times New Roman" w:cs="Times New Roman"/>
          <w:sz w:val="24"/>
          <w:szCs w:val="24"/>
        </w:rPr>
        <w:t>Redis</w:t>
      </w:r>
      <w:proofErr w:type="spellEnd"/>
      <w:r>
        <w:rPr>
          <w:rFonts w:hint="eastAsia"/>
          <w:sz w:val="24"/>
          <w:szCs w:val="24"/>
        </w:rPr>
        <w:t>数据库发送而来的已读消息，也将该已读消息发送至用户</w:t>
      </w:r>
      <w:r>
        <w:rPr>
          <w:rFonts w:hint="eastAsia"/>
          <w:sz w:val="24"/>
          <w:szCs w:val="24"/>
        </w:rPr>
        <w:t>1</w:t>
      </w:r>
      <w:r>
        <w:rPr>
          <w:rFonts w:hint="eastAsia"/>
          <w:sz w:val="24"/>
          <w:szCs w:val="24"/>
        </w:rPr>
        <w:t>，从而完成本次一对一通讯的过程。</w:t>
      </w:r>
    </w:p>
    <w:p w:rsidR="00603A21" w:rsidRDefault="00603A21" w:rsidP="00603A21">
      <w:pPr>
        <w:pStyle w:val="3"/>
        <w:rPr>
          <w:rFonts w:cs="宋体"/>
        </w:rPr>
      </w:pPr>
      <w:bookmarkStart w:id="96" w:name="_Toc5819049"/>
      <w:bookmarkStart w:id="97" w:name="_Toc6343791"/>
      <w:r>
        <w:t>3.</w:t>
      </w:r>
      <w:r>
        <w:rPr>
          <w:rFonts w:hint="eastAsia"/>
        </w:rPr>
        <w:t>3</w:t>
      </w:r>
      <w:r>
        <w:t>.</w:t>
      </w:r>
      <w:r>
        <w:rPr>
          <w:rFonts w:hint="eastAsia"/>
        </w:rPr>
        <w:t>6</w:t>
      </w:r>
      <w:r>
        <w:t xml:space="preserve"> </w:t>
      </w:r>
      <w:r>
        <w:rPr>
          <w:rFonts w:cs="宋体" w:hint="eastAsia"/>
        </w:rPr>
        <w:t>组织机构创建并添加成员</w:t>
      </w:r>
      <w:bookmarkEnd w:id="96"/>
      <w:bookmarkEnd w:id="97"/>
    </w:p>
    <w:p w:rsidR="00603A21" w:rsidRDefault="00603A21" w:rsidP="00603A21">
      <w:pPr>
        <w:spacing w:line="360" w:lineRule="auto"/>
        <w:rPr>
          <w:sz w:val="24"/>
          <w:szCs w:val="24"/>
        </w:rPr>
      </w:pPr>
      <w:r w:rsidRPr="00925846">
        <w:rPr>
          <w:rFonts w:hint="eastAsia"/>
          <w:sz w:val="24"/>
          <w:szCs w:val="24"/>
        </w:rPr>
        <w:tab/>
      </w:r>
      <w:r w:rsidRPr="00925846">
        <w:rPr>
          <w:rFonts w:hint="eastAsia"/>
          <w:sz w:val="24"/>
          <w:szCs w:val="24"/>
        </w:rPr>
        <w:t>创建组织机构和新增社团和机构成员的功能并不放在移动端当中，而由后台管理系统进行处理。</w:t>
      </w:r>
      <w:r>
        <w:rPr>
          <w:rFonts w:hint="eastAsia"/>
          <w:sz w:val="24"/>
          <w:szCs w:val="24"/>
        </w:rPr>
        <w:t>创建组织机构和添加成员的活动图如下所示。</w:t>
      </w:r>
    </w:p>
    <w:p w:rsidR="00603A21" w:rsidRPr="007E4989" w:rsidRDefault="00603A21" w:rsidP="00603A21">
      <w:pPr>
        <w:spacing w:line="360" w:lineRule="auto"/>
        <w:jc w:val="center"/>
        <w:rPr>
          <w:sz w:val="24"/>
          <w:szCs w:val="24"/>
        </w:rPr>
      </w:pPr>
      <w:r>
        <w:rPr>
          <w:noProof/>
          <w:sz w:val="24"/>
          <w:szCs w:val="24"/>
        </w:rPr>
        <w:drawing>
          <wp:inline distT="0" distB="0" distL="0" distR="0" wp14:anchorId="68670EF1" wp14:editId="54B5345A">
            <wp:extent cx="3305175" cy="18573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1857375"/>
                    </a:xfrm>
                    <a:prstGeom prst="rect">
                      <a:avLst/>
                    </a:prstGeom>
                    <a:noFill/>
                    <a:ln>
                      <a:noFill/>
                    </a:ln>
                  </pic:spPr>
                </pic:pic>
              </a:graphicData>
            </a:graphic>
          </wp:inline>
        </w:drawing>
      </w:r>
    </w:p>
    <w:p w:rsidR="00603A21" w:rsidRDefault="00603A21" w:rsidP="00603A21">
      <w:pPr>
        <w:spacing w:line="360" w:lineRule="auto"/>
        <w:ind w:left="420"/>
        <w:jc w:val="center"/>
        <w:rPr>
          <w:b/>
        </w:rPr>
      </w:pPr>
      <w:r>
        <w:rPr>
          <w:rFonts w:cs="宋体" w:hint="eastAsia"/>
          <w:b/>
        </w:rPr>
        <w:t>图</w:t>
      </w:r>
      <w:r>
        <w:rPr>
          <w:rFonts w:cs="宋体" w:hint="eastAsia"/>
          <w:b/>
        </w:rPr>
        <w:t xml:space="preserve">14  </w:t>
      </w:r>
      <w:r>
        <w:rPr>
          <w:rFonts w:cs="宋体" w:hint="eastAsia"/>
          <w:b/>
        </w:rPr>
        <w:t>组织机构创建并添加成员活动</w:t>
      </w:r>
      <w:r>
        <w:rPr>
          <w:rFonts w:hint="eastAsia"/>
          <w:b/>
        </w:rPr>
        <w:t>图</w:t>
      </w:r>
    </w:p>
    <w:p w:rsidR="00603A21" w:rsidRPr="00E320DF" w:rsidRDefault="00603A21" w:rsidP="00603A21">
      <w:pPr>
        <w:spacing w:line="360" w:lineRule="auto"/>
        <w:rPr>
          <w:sz w:val="24"/>
          <w:szCs w:val="24"/>
        </w:rPr>
      </w:pPr>
      <w:r w:rsidRPr="00E320DF">
        <w:rPr>
          <w:rFonts w:hint="eastAsia"/>
          <w:sz w:val="24"/>
          <w:szCs w:val="24"/>
        </w:rPr>
        <w:tab/>
      </w:r>
      <w:r w:rsidRPr="00E320DF">
        <w:rPr>
          <w:rFonts w:hint="eastAsia"/>
          <w:sz w:val="24"/>
          <w:szCs w:val="24"/>
        </w:rPr>
        <w:t>上图</w:t>
      </w:r>
      <w:r>
        <w:rPr>
          <w:rFonts w:hint="eastAsia"/>
          <w:sz w:val="24"/>
          <w:szCs w:val="24"/>
        </w:rPr>
        <w:t>中，管理员进行登录后台管理系统后，点击创建组织机构，后台管理系统进行基本信息校验后，为组织结构添加信息，并新增一条聊天工作群，存放到聊天群表中，而当管理员在为该新建组织添加成员时，后台系统在添加成员的同时，也会在聊天群成员表中添加该成员的基本信息。</w:t>
      </w:r>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bookmarkStart w:id="98" w:name="_Toc472010690"/>
    </w:p>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Default="00603A21" w:rsidP="00603A21"/>
    <w:p w:rsidR="00603A21" w:rsidRPr="00074587" w:rsidRDefault="00603A21" w:rsidP="00603A21">
      <w:pPr>
        <w:pStyle w:val="2"/>
      </w:pPr>
      <w:bookmarkStart w:id="99" w:name="_Toc5819050"/>
      <w:bookmarkStart w:id="100" w:name="_Toc6343792"/>
      <w:r>
        <w:lastRenderedPageBreak/>
        <w:t>3.</w:t>
      </w:r>
      <w:r>
        <w:rPr>
          <w:rFonts w:hint="eastAsia"/>
        </w:rPr>
        <w:t>4</w:t>
      </w:r>
      <w:r>
        <w:t xml:space="preserve"> </w:t>
      </w:r>
      <w:r w:rsidRPr="00074587">
        <w:rPr>
          <w:rFonts w:hint="eastAsia"/>
        </w:rPr>
        <w:t>系统的关系型数据库设计</w:t>
      </w:r>
      <w:bookmarkEnd w:id="98"/>
      <w:bookmarkEnd w:id="99"/>
      <w:bookmarkEnd w:id="100"/>
    </w:p>
    <w:p w:rsidR="00603A21" w:rsidRDefault="00603A21" w:rsidP="00603A21">
      <w:pPr>
        <w:pStyle w:val="3"/>
      </w:pPr>
      <w:bookmarkStart w:id="101" w:name="_Toc5819051"/>
      <w:bookmarkStart w:id="102" w:name="_Toc6343793"/>
      <w:r>
        <w:t>3.</w:t>
      </w:r>
      <w:r>
        <w:rPr>
          <w:rFonts w:hint="eastAsia"/>
        </w:rPr>
        <w:t>4</w:t>
      </w:r>
      <w:r>
        <w:t xml:space="preserve">.1 </w:t>
      </w:r>
      <w:r>
        <w:rPr>
          <w:rFonts w:hint="eastAsia"/>
        </w:rPr>
        <w:t>关系型数据库概念设计</w:t>
      </w:r>
      <w:bookmarkEnd w:id="101"/>
      <w:bookmarkEnd w:id="102"/>
    </w:p>
    <w:p w:rsidR="00603A21" w:rsidRPr="00C44E40" w:rsidRDefault="00603A21" w:rsidP="00603A21">
      <w:pPr>
        <w:spacing w:line="360" w:lineRule="auto"/>
        <w:ind w:firstLine="420"/>
        <w:rPr>
          <w:sz w:val="24"/>
          <w:szCs w:val="24"/>
        </w:rPr>
      </w:pPr>
      <w:r w:rsidRPr="00C44E40">
        <w:rPr>
          <w:rFonts w:hint="eastAsia"/>
          <w:sz w:val="24"/>
          <w:szCs w:val="24"/>
        </w:rPr>
        <w:t>本系统</w:t>
      </w:r>
      <w:r>
        <w:rPr>
          <w:rFonts w:hint="eastAsia"/>
          <w:sz w:val="24"/>
          <w:szCs w:val="24"/>
        </w:rPr>
        <w:t>开发的总体目标为</w:t>
      </w:r>
      <w:proofErr w:type="gramStart"/>
      <w:r>
        <w:rPr>
          <w:rFonts w:hint="eastAsia"/>
          <w:sz w:val="24"/>
          <w:szCs w:val="24"/>
        </w:rPr>
        <w:t>为</w:t>
      </w:r>
      <w:proofErr w:type="gramEnd"/>
      <w:r>
        <w:rPr>
          <w:rFonts w:hint="eastAsia"/>
          <w:sz w:val="24"/>
          <w:szCs w:val="24"/>
        </w:rPr>
        <w:t>广大高校师生提供信息交流平台。目的在于提高学生机构或社团产生的校园信息的传播的质量和效率；充当校园通讯录角色，免去寻找目的人而花费的时间；提供稳定有效的即时通讯服务，提高信息交流的质量。针对于以上的需求和目标，在数据库的设计阶段的任务的体现上，主要是对用户信息、日常资讯信息、聊天信息、系统资源信息、系统角色信息、组织机构信息、资源文件信息和收藏信息进行操作和处理。因此在数据库概念设计阶段中，将会对实体数据的内在语义进行分析，以把显示现实世界中存在的实体转化为概念数据模型。如下图</w:t>
      </w:r>
      <w:r>
        <w:rPr>
          <w:rFonts w:hint="eastAsia"/>
          <w:sz w:val="24"/>
          <w:szCs w:val="24"/>
        </w:rPr>
        <w:t>8</w:t>
      </w:r>
      <w:r>
        <w:rPr>
          <w:rFonts w:hint="eastAsia"/>
          <w:sz w:val="24"/>
          <w:szCs w:val="24"/>
        </w:rPr>
        <w:t>所示。</w:t>
      </w:r>
    </w:p>
    <w:p w:rsidR="00603A21" w:rsidRDefault="00603A21" w:rsidP="00603A21">
      <w:pPr>
        <w:jc w:val="center"/>
        <w:rPr>
          <w:b/>
        </w:rPr>
      </w:pPr>
      <w:r>
        <w:object w:dxaOrig="11925" w:dyaOrig="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43pt" o:ole="">
            <v:imagedata r:id="rId29" o:title=""/>
          </v:shape>
          <o:OLEObject Type="Embed" ProgID="Visio.Drawing.15" ShapeID="_x0000_i1025" DrawAspect="Content" ObjectID="_1616956678" r:id="rId30"/>
        </w:object>
      </w:r>
      <w:r>
        <w:rPr>
          <w:rFonts w:cs="宋体" w:hint="eastAsia"/>
          <w:b/>
        </w:rPr>
        <w:t>图</w:t>
      </w:r>
      <w:r>
        <w:rPr>
          <w:rFonts w:cs="宋体" w:hint="eastAsia"/>
          <w:b/>
        </w:rPr>
        <w:t xml:space="preserve">15  </w:t>
      </w:r>
      <w:r>
        <w:rPr>
          <w:rFonts w:hint="eastAsia"/>
          <w:b/>
        </w:rPr>
        <w:t>实体关系图</w:t>
      </w:r>
    </w:p>
    <w:p w:rsidR="00603A21" w:rsidRPr="00BB4382" w:rsidRDefault="00603A21" w:rsidP="00603A21">
      <w:pPr>
        <w:spacing w:line="360" w:lineRule="auto"/>
      </w:pPr>
      <w:r>
        <w:rPr>
          <w:rFonts w:hint="eastAsia"/>
          <w:sz w:val="24"/>
          <w:szCs w:val="24"/>
        </w:rPr>
        <w:t>在上图中，一个角色拥有多个系统资源，一个系统资源能被多个角色拥有，因此为多对多关系；一个用户能够担任多种角色，而一个角色能够同时分配给多个用户，因此为多对多关系；一个用户能够在多个机构中任职，同时一个机构能够同时招收多个用户，应为多对多关系；一个机构能够发布多个校园资讯，而一个校园资讯仅能被一个机构发布，因此为一对多关系；一个用户能够加入多个聊天群，一个聊天群亦能够被多个用户加入，因此它们的关系为多对多关系；一个用户能够收藏多个校园资讯和聊天信息，而一个校园资讯和聊天信息也能够被多个用户收藏，因此它们的关系分别为多对多关系。</w:t>
      </w:r>
    </w:p>
    <w:p w:rsidR="00603A21" w:rsidRDefault="00603A21" w:rsidP="00603A21">
      <w:pPr>
        <w:pStyle w:val="3"/>
      </w:pPr>
      <w:bookmarkStart w:id="103" w:name="_Toc5819052"/>
      <w:bookmarkStart w:id="104" w:name="_Toc6343794"/>
      <w:r>
        <w:lastRenderedPageBreak/>
        <w:t>3.</w:t>
      </w:r>
      <w:r>
        <w:rPr>
          <w:rFonts w:hint="eastAsia"/>
        </w:rPr>
        <w:t>4</w:t>
      </w:r>
      <w:r>
        <w:t>.</w:t>
      </w:r>
      <w:r>
        <w:rPr>
          <w:rFonts w:hint="eastAsia"/>
        </w:rPr>
        <w:t>2</w:t>
      </w:r>
      <w:r>
        <w:t xml:space="preserve"> </w:t>
      </w:r>
      <w:r>
        <w:rPr>
          <w:rFonts w:hint="eastAsia"/>
        </w:rPr>
        <w:t>关系型数据库逻辑设计</w:t>
      </w:r>
      <w:bookmarkEnd w:id="103"/>
      <w:bookmarkEnd w:id="104"/>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本系统采用</w:t>
      </w:r>
      <w:r>
        <w:rPr>
          <w:rFonts w:ascii="Times New Roman" w:hAnsi="Times New Roman" w:cs="宋体" w:hint="eastAsia"/>
          <w:sz w:val="24"/>
          <w:szCs w:val="24"/>
        </w:rPr>
        <w:t>MySQL5.7</w:t>
      </w:r>
      <w:r>
        <w:rPr>
          <w:rFonts w:ascii="Times New Roman" w:hAnsi="Times New Roman" w:cs="宋体" w:hint="eastAsia"/>
          <w:sz w:val="24"/>
          <w:szCs w:val="24"/>
        </w:rPr>
        <w:t>作为系统数据持久化的关系型数据库，在建模软件</w:t>
      </w:r>
      <w:r>
        <w:rPr>
          <w:rFonts w:ascii="Times New Roman" w:hAnsi="Times New Roman" w:cs="宋体" w:hint="eastAsia"/>
          <w:sz w:val="24"/>
          <w:szCs w:val="24"/>
        </w:rPr>
        <w:t>EA</w:t>
      </w:r>
      <w:r>
        <w:rPr>
          <w:rFonts w:ascii="Times New Roman" w:hAnsi="Times New Roman" w:cs="宋体" w:hint="eastAsia"/>
          <w:sz w:val="24"/>
          <w:szCs w:val="24"/>
        </w:rPr>
        <w:t>中对数据进行关系建模后，可直接导出建库语句。</w:t>
      </w:r>
    </w:p>
    <w:p w:rsidR="00603A21" w:rsidRDefault="00603A21" w:rsidP="00DF3399">
      <w:pPr>
        <w:numPr>
          <w:ilvl w:val="0"/>
          <w:numId w:val="9"/>
        </w:numPr>
        <w:spacing w:line="360" w:lineRule="auto"/>
        <w:ind w:left="0" w:firstLine="488"/>
        <w:rPr>
          <w:rFonts w:ascii="Times New Roman" w:hAnsi="Times New Roman" w:cs="Times New Roman"/>
          <w:sz w:val="24"/>
          <w:szCs w:val="24"/>
        </w:rPr>
      </w:pPr>
      <w:r>
        <w:rPr>
          <w:rFonts w:ascii="Times New Roman" w:hAnsi="Times New Roman" w:cs="宋体" w:hint="eastAsia"/>
          <w:sz w:val="24"/>
          <w:szCs w:val="24"/>
        </w:rPr>
        <w:t>用户信息表，用于记录用户的用户名、密码、邮箱、手机长号、短号等信息，为系统接入用户信息，是给用户提供校园资讯、即时通讯等服务的前提。</w:t>
      </w:r>
    </w:p>
    <w:p w:rsidR="00603A21" w:rsidRDefault="00603A21" w:rsidP="00603A21">
      <w:pPr>
        <w:pStyle w:val="ad"/>
        <w:rPr>
          <w:rFonts w:cs="宋体"/>
        </w:rPr>
      </w:pPr>
      <w:r>
        <w:rPr>
          <w:rFonts w:cs="宋体" w:hint="eastAsia"/>
        </w:rPr>
        <w:t>表</w:t>
      </w:r>
      <w:r>
        <w:t>1</w:t>
      </w:r>
      <w:r>
        <w:rPr>
          <w:rFonts w:cs="宋体" w:hint="eastAsia"/>
        </w:rPr>
        <w:t xml:space="preserve">　用户信息表</w:t>
      </w:r>
      <w:r>
        <w:rPr>
          <w:rFonts w:cs="宋体" w:hint="eastAsia"/>
        </w:rPr>
        <w:tab/>
        <w:t xml:space="preserve"> </w:t>
      </w:r>
      <w:bookmarkStart w:id="105" w:name="_Toc472010691"/>
    </w:p>
    <w:p w:rsidR="00603A21" w:rsidRDefault="00603A21" w:rsidP="00603A21">
      <w:pPr>
        <w:pStyle w:val="ad"/>
      </w:pPr>
      <w:r>
        <w:rPr>
          <w:noProof/>
        </w:rPr>
        <w:drawing>
          <wp:inline distT="0" distB="0" distL="114300" distR="114300" wp14:anchorId="4388D2BA" wp14:editId="730914B7">
            <wp:extent cx="5577840" cy="4515485"/>
            <wp:effectExtent l="0" t="0" r="3810" b="184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1"/>
                    <a:stretch>
                      <a:fillRect/>
                    </a:stretch>
                  </pic:blipFill>
                  <pic:spPr>
                    <a:xfrm>
                      <a:off x="0" y="0"/>
                      <a:ext cx="5577840" cy="4515485"/>
                    </a:xfrm>
                    <a:prstGeom prst="rect">
                      <a:avLst/>
                    </a:prstGeom>
                    <a:noFill/>
                    <a:ln w="9525">
                      <a:noFill/>
                    </a:ln>
                  </pic:spPr>
                </pic:pic>
              </a:graphicData>
            </a:graphic>
          </wp:inline>
        </w:drawing>
      </w: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pStyle w:val="ad"/>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宋体" w:hint="eastAsia"/>
          <w:sz w:val="24"/>
          <w:szCs w:val="24"/>
        </w:rPr>
        <w:lastRenderedPageBreak/>
        <w:t>系统资源表，用于记录系统中的资源，如系统服务接口</w:t>
      </w:r>
      <w:r>
        <w:rPr>
          <w:rFonts w:ascii="Times New Roman" w:hAnsi="Times New Roman" w:cs="宋体" w:hint="eastAsia"/>
          <w:sz w:val="24"/>
          <w:szCs w:val="24"/>
        </w:rPr>
        <w:t>URL</w:t>
      </w:r>
      <w:r>
        <w:rPr>
          <w:rFonts w:ascii="Times New Roman" w:hAnsi="Times New Roman" w:cs="宋体" w:hint="eastAsia"/>
          <w:sz w:val="24"/>
          <w:szCs w:val="24"/>
        </w:rPr>
        <w:t>、客户端按钮或表单资源等。由于采用前后端完全分离的模式开发，前后端的资源需要一并记录。</w:t>
      </w:r>
    </w:p>
    <w:p w:rsidR="00603A21" w:rsidRDefault="00603A21" w:rsidP="00603A21">
      <w:pPr>
        <w:pStyle w:val="ad"/>
        <w:rPr>
          <w:sz w:val="24"/>
          <w:szCs w:val="24"/>
        </w:rPr>
      </w:pPr>
      <w:r>
        <w:rPr>
          <w:rFonts w:cs="宋体" w:hint="eastAsia"/>
        </w:rPr>
        <w:t>表</w:t>
      </w:r>
      <w:r>
        <w:rPr>
          <w:rFonts w:cs="宋体" w:hint="eastAsia"/>
        </w:rPr>
        <w:t>2</w:t>
      </w:r>
      <w:r>
        <w:rPr>
          <w:rFonts w:cs="宋体" w:hint="eastAsia"/>
        </w:rPr>
        <w:t xml:space="preserve">　资源权限表</w:t>
      </w:r>
    </w:p>
    <w:p w:rsidR="00603A21" w:rsidRDefault="00603A21" w:rsidP="00603A21">
      <w:pPr>
        <w:spacing w:line="360" w:lineRule="auto"/>
        <w:jc w:val="center"/>
        <w:rPr>
          <w:rFonts w:ascii="Times New Roman" w:hAnsi="Times New Roman" w:cs="Times New Roman"/>
          <w:sz w:val="24"/>
          <w:szCs w:val="24"/>
        </w:rPr>
      </w:pPr>
      <w:r>
        <w:rPr>
          <w:noProof/>
        </w:rPr>
        <w:drawing>
          <wp:inline distT="0" distB="0" distL="114300" distR="114300" wp14:anchorId="3E6CA6F1" wp14:editId="694D4C22">
            <wp:extent cx="5572125" cy="1231900"/>
            <wp:effectExtent l="0" t="0" r="952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2"/>
                    <a:stretch>
                      <a:fillRect/>
                    </a:stretch>
                  </pic:blipFill>
                  <pic:spPr>
                    <a:xfrm>
                      <a:off x="0" y="0"/>
                      <a:ext cx="5572125" cy="123190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系统角色表，用于记录系统中的角色，如普通学生角色、管理员角色、机构或社团成员角色等。角色作为权限的集合，基于</w:t>
      </w:r>
      <w:r>
        <w:rPr>
          <w:rFonts w:ascii="Times New Roman" w:hAnsi="Times New Roman" w:cs="Times New Roman" w:hint="eastAsia"/>
          <w:sz w:val="24"/>
          <w:szCs w:val="24"/>
        </w:rPr>
        <w:t>RBAC</w:t>
      </w:r>
      <w:r>
        <w:rPr>
          <w:rFonts w:ascii="Times New Roman" w:hAnsi="Times New Roman" w:cs="Times New Roman" w:hint="eastAsia"/>
          <w:sz w:val="24"/>
          <w:szCs w:val="24"/>
        </w:rPr>
        <w:t>（基于角色的权限访问控制）设计而成，能够灵活地管理和拓展系统资源。</w:t>
      </w:r>
    </w:p>
    <w:p w:rsidR="00603A21" w:rsidRDefault="00603A21" w:rsidP="00603A21">
      <w:pPr>
        <w:pStyle w:val="ad"/>
        <w:rPr>
          <w:sz w:val="24"/>
          <w:szCs w:val="24"/>
        </w:rPr>
      </w:pPr>
      <w:r>
        <w:rPr>
          <w:rFonts w:cs="宋体" w:hint="eastAsia"/>
        </w:rPr>
        <w:t>表</w:t>
      </w:r>
      <w:r>
        <w:rPr>
          <w:rFonts w:cs="宋体" w:hint="eastAsia"/>
        </w:rPr>
        <w:t>3</w:t>
      </w:r>
      <w:r>
        <w:rPr>
          <w:rFonts w:cs="宋体" w:hint="eastAsia"/>
        </w:rPr>
        <w:t xml:space="preserve">　系统角色表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556E935C" wp14:editId="0E18168D">
            <wp:extent cx="5574030" cy="746760"/>
            <wp:effectExtent l="0" t="0" r="7620" b="1524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5574030" cy="74676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系统角色权限表，用于记录角色的拥有的权限，由于角色和权限是多对多的关系，以此表来记录角色和权限之间的关系，使得角色和权限能够分离发展。</w:t>
      </w:r>
    </w:p>
    <w:p w:rsidR="00603A21" w:rsidRDefault="00603A21" w:rsidP="00603A21">
      <w:pPr>
        <w:pStyle w:val="ad"/>
        <w:rPr>
          <w:rFonts w:cs="宋体"/>
        </w:rPr>
      </w:pPr>
      <w:r>
        <w:rPr>
          <w:rFonts w:cs="宋体" w:hint="eastAsia"/>
        </w:rPr>
        <w:t>表</w:t>
      </w:r>
      <w:r>
        <w:rPr>
          <w:rFonts w:cs="宋体" w:hint="eastAsia"/>
        </w:rPr>
        <w:t>4</w:t>
      </w:r>
      <w:r>
        <w:rPr>
          <w:rFonts w:cs="宋体" w:hint="eastAsia"/>
        </w:rPr>
        <w:t xml:space="preserve">　系统角色权限表</w:t>
      </w:r>
    </w:p>
    <w:p w:rsidR="00603A21" w:rsidRDefault="00603A21" w:rsidP="00603A21">
      <w:pPr>
        <w:spacing w:line="360" w:lineRule="auto"/>
      </w:pPr>
      <w:r>
        <w:rPr>
          <w:noProof/>
        </w:rPr>
        <w:drawing>
          <wp:inline distT="0" distB="0" distL="114300" distR="114300" wp14:anchorId="4D25E8CD" wp14:editId="4260E88C">
            <wp:extent cx="5574030" cy="715010"/>
            <wp:effectExtent l="0" t="0" r="7620" b="889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574030" cy="715010"/>
                    </a:xfrm>
                    <a:prstGeom prst="rect">
                      <a:avLst/>
                    </a:prstGeom>
                    <a:noFill/>
                    <a:ln w="9525">
                      <a:noFill/>
                    </a:ln>
                  </pic:spPr>
                </pic:pic>
              </a:graphicData>
            </a:graphic>
          </wp:inline>
        </w:drawing>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部门组织表，用于记录校园中部门组织的基本信息，包括班级、机构和社团，由于班级和机构或社团有一定的同性，班级则将被记录到该表中，此外部门组织普遍存在上下级关系，用</w:t>
      </w:r>
      <w:proofErr w:type="spellStart"/>
      <w:r>
        <w:rPr>
          <w:rFonts w:ascii="Times New Roman" w:hAnsi="Times New Roman" w:cs="Times New Roman" w:hint="eastAsia"/>
          <w:sz w:val="24"/>
          <w:szCs w:val="24"/>
        </w:rPr>
        <w:t>parent_id</w:t>
      </w:r>
      <w:proofErr w:type="spellEnd"/>
      <w:r>
        <w:rPr>
          <w:rFonts w:ascii="Times New Roman" w:hAnsi="Times New Roman" w:cs="Times New Roman" w:hint="eastAsia"/>
          <w:sz w:val="24"/>
          <w:szCs w:val="24"/>
        </w:rPr>
        <w:t>字段来表示部门组织的树形结构。</w:t>
      </w:r>
    </w:p>
    <w:p w:rsidR="00603A21" w:rsidRDefault="00603A21" w:rsidP="00603A21">
      <w:pPr>
        <w:pStyle w:val="ad"/>
        <w:rPr>
          <w:sz w:val="24"/>
          <w:szCs w:val="24"/>
        </w:rPr>
      </w:pPr>
      <w:r>
        <w:rPr>
          <w:rFonts w:cs="宋体" w:hint="eastAsia"/>
        </w:rPr>
        <w:t>表</w:t>
      </w:r>
      <w:r>
        <w:rPr>
          <w:rFonts w:cs="宋体" w:hint="eastAsia"/>
        </w:rPr>
        <w:t>5</w:t>
      </w:r>
      <w:r>
        <w:rPr>
          <w:rFonts w:cs="宋体" w:hint="eastAsia"/>
        </w:rPr>
        <w:t xml:space="preserve">　部门组织表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1AC6282A" wp14:editId="3EFF9CEA">
            <wp:extent cx="5574030" cy="2077720"/>
            <wp:effectExtent l="0" t="0" r="7620" b="1778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5"/>
                    <a:stretch>
                      <a:fillRect/>
                    </a:stretch>
                  </pic:blipFill>
                  <pic:spPr>
                    <a:xfrm>
                      <a:off x="0" y="0"/>
                      <a:ext cx="5574030" cy="2077720"/>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部门角色表，用于记录部门包含的具体角色信息，对应于部门和系统角色的多对多关系，为具体部门中的角色保留泛化空间，如限制部门中的角色数量。</w:t>
      </w:r>
    </w:p>
    <w:p w:rsidR="00603A21" w:rsidRDefault="00603A21" w:rsidP="00603A21">
      <w:pPr>
        <w:pStyle w:val="ad"/>
        <w:rPr>
          <w:sz w:val="24"/>
          <w:szCs w:val="24"/>
        </w:rPr>
      </w:pPr>
      <w:r>
        <w:rPr>
          <w:rFonts w:cs="宋体" w:hint="eastAsia"/>
        </w:rPr>
        <w:t>表</w:t>
      </w:r>
      <w:r>
        <w:rPr>
          <w:rFonts w:cs="宋体" w:hint="eastAsia"/>
        </w:rPr>
        <w:t>6</w:t>
      </w:r>
      <w:r>
        <w:rPr>
          <w:rFonts w:cs="宋体" w:hint="eastAsia"/>
        </w:rPr>
        <w:t xml:space="preserve">　部门角色表</w:t>
      </w:r>
    </w:p>
    <w:p w:rsidR="00603A21" w:rsidRDefault="00603A21" w:rsidP="00603A21">
      <w:pPr>
        <w:spacing w:line="360" w:lineRule="auto"/>
        <w:rPr>
          <w:rFonts w:ascii="Times New Roman" w:hAnsi="Times New Roman" w:cs="Times New Roman"/>
          <w:sz w:val="24"/>
          <w:szCs w:val="24"/>
        </w:rPr>
      </w:pPr>
      <w:r>
        <w:rPr>
          <w:noProof/>
        </w:rPr>
        <w:drawing>
          <wp:inline distT="0" distB="0" distL="114300" distR="114300" wp14:anchorId="6F3385B0" wp14:editId="269C921F">
            <wp:extent cx="5573395" cy="1081405"/>
            <wp:effectExtent l="0" t="0" r="8255"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6"/>
                    <a:stretch>
                      <a:fillRect/>
                    </a:stretch>
                  </pic:blipFill>
                  <pic:spPr>
                    <a:xfrm>
                      <a:off x="0" y="0"/>
                      <a:ext cx="5573395" cy="1081405"/>
                    </a:xfrm>
                    <a:prstGeom prst="rect">
                      <a:avLst/>
                    </a:prstGeom>
                    <a:noFill/>
                    <a:ln w="9525">
                      <a:noFill/>
                    </a:ln>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用户部门表。用于描述用户在部门中担任的具体角色，系统中允许一个用户可以在一个组织当中担任多种角色，以满足在社团或机构在人员紧缺下需要多职位担当的需求。</w:t>
      </w:r>
    </w:p>
    <w:p w:rsidR="00603A21" w:rsidRPr="001605DE" w:rsidRDefault="00603A21" w:rsidP="00603A21">
      <w:pPr>
        <w:pStyle w:val="ad"/>
        <w:rPr>
          <w:sz w:val="24"/>
          <w:szCs w:val="24"/>
        </w:rPr>
      </w:pPr>
      <w:r>
        <w:rPr>
          <w:rFonts w:cs="宋体" w:hint="eastAsia"/>
        </w:rPr>
        <w:t>表</w:t>
      </w:r>
      <w:r>
        <w:rPr>
          <w:rFonts w:cs="宋体" w:hint="eastAsia"/>
        </w:rPr>
        <w:t>7</w:t>
      </w:r>
      <w:r>
        <w:rPr>
          <w:rFonts w:cs="宋体" w:hint="eastAsia"/>
        </w:rPr>
        <w:t xml:space="preserve">　用户部门表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F9E795D" wp14:editId="5DA2D746">
            <wp:extent cx="5486400" cy="15678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56781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信息反馈表。记录用户对机构的执行情况的反馈信息</w:t>
      </w:r>
      <w:proofErr w:type="gramStart"/>
      <w:r>
        <w:rPr>
          <w:rFonts w:ascii="Times New Roman" w:hAnsi="Times New Roman" w:cs="Times New Roman" w:hint="eastAsia"/>
          <w:sz w:val="24"/>
          <w:szCs w:val="24"/>
        </w:rPr>
        <w:t>信息</w:t>
      </w:r>
      <w:proofErr w:type="gramEnd"/>
      <w:r>
        <w:rPr>
          <w:rFonts w:ascii="Times New Roman" w:hAnsi="Times New Roman" w:cs="Times New Roman" w:hint="eastAsia"/>
          <w:sz w:val="24"/>
          <w:szCs w:val="24"/>
        </w:rPr>
        <w:t>，与用户、组织分别被一对多的关系，由于系统中采用匿名信息反馈机制，因此本表中将不会记录反馈信息的用户</w:t>
      </w:r>
      <w:r>
        <w:rPr>
          <w:rFonts w:ascii="Times New Roman" w:hAnsi="Times New Roman" w:cs="Times New Roman" w:hint="eastAsia"/>
          <w:sz w:val="24"/>
          <w:szCs w:val="24"/>
        </w:rPr>
        <w:t>ID</w:t>
      </w:r>
      <w:r>
        <w:rPr>
          <w:rFonts w:ascii="Times New Roman" w:hAnsi="Times New Roman" w:cs="Times New Roman" w:hint="eastAsia"/>
          <w:sz w:val="24"/>
          <w:szCs w:val="24"/>
        </w:rPr>
        <w:t>。此外，对于用户反馈的信息，只能带有两张以内的图片，而在组织内人员审阅该反馈信息后，反馈信息将变为以审阅状态。</w:t>
      </w:r>
    </w:p>
    <w:p w:rsidR="00603A21" w:rsidRPr="00614113" w:rsidRDefault="00603A21" w:rsidP="00603A21">
      <w:pPr>
        <w:pStyle w:val="ad"/>
        <w:rPr>
          <w:sz w:val="24"/>
          <w:szCs w:val="24"/>
        </w:rPr>
      </w:pPr>
      <w:r>
        <w:rPr>
          <w:rFonts w:cs="宋体" w:hint="eastAsia"/>
        </w:rPr>
        <w:t>表</w:t>
      </w:r>
      <w:r>
        <w:rPr>
          <w:rFonts w:cs="宋体" w:hint="eastAsia"/>
        </w:rPr>
        <w:t>8</w:t>
      </w:r>
      <w:r>
        <w:rPr>
          <w:rFonts w:cs="宋体" w:hint="eastAsia"/>
        </w:rPr>
        <w:t xml:space="preserve">　信息反馈表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B298740" wp14:editId="13366E88">
            <wp:extent cx="5486400" cy="1738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73863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校园资讯表。存储在系统中的发表的校园资讯信息，先校园资讯的信息的主要分类有：要闻、活动、招聘和其他。为了实现校园资讯的主动对用户不可见的功能，有如可见范围：所有人可见、本院师生、本机构和本部门，在系统中用可见范围和可见年级字段记录校园资讯的主动可见范围。</w:t>
      </w:r>
    </w:p>
    <w:p w:rsidR="00603A21" w:rsidRPr="00A02C9B" w:rsidRDefault="00603A21" w:rsidP="00603A21">
      <w:pPr>
        <w:pStyle w:val="ad"/>
        <w:rPr>
          <w:sz w:val="24"/>
          <w:szCs w:val="24"/>
        </w:rPr>
      </w:pPr>
      <w:r>
        <w:rPr>
          <w:rFonts w:cs="宋体" w:hint="eastAsia"/>
        </w:rPr>
        <w:t>表</w:t>
      </w:r>
      <w:r>
        <w:rPr>
          <w:rFonts w:cs="宋体" w:hint="eastAsia"/>
        </w:rPr>
        <w:t>9</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A3B0770" wp14:editId="359917B9">
            <wp:extent cx="5486400" cy="22237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237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D75C5C"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资讯横幅表。用于记录学院发布校园资讯时带有的横幅信息，与学院的关系为一对一的关系。</w:t>
      </w:r>
    </w:p>
    <w:p w:rsidR="00603A21" w:rsidRPr="00D123A1" w:rsidRDefault="00603A21" w:rsidP="00603A21">
      <w:pPr>
        <w:pStyle w:val="ad"/>
        <w:rPr>
          <w:sz w:val="24"/>
          <w:szCs w:val="24"/>
        </w:rPr>
      </w:pPr>
      <w:r>
        <w:rPr>
          <w:rFonts w:cs="宋体" w:hint="eastAsia"/>
        </w:rPr>
        <w:t>表</w:t>
      </w:r>
      <w:r>
        <w:rPr>
          <w:rFonts w:cs="宋体" w:hint="eastAsia"/>
        </w:rPr>
        <w:t>10</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4D2FEB59" wp14:editId="426498B0">
            <wp:extent cx="5486400" cy="11988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9888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资讯评论表。存放用户对于校院资讯的质询和回答的信息，不存储评论的多层关系，便于消息发布者能够在清晰地针对有效地针对性地回答用户的提问，提高校园资讯传播的准确度。</w:t>
      </w:r>
    </w:p>
    <w:p w:rsidR="00603A21" w:rsidRDefault="00603A21" w:rsidP="00603A21">
      <w:pPr>
        <w:pStyle w:val="ad"/>
        <w:rPr>
          <w:sz w:val="24"/>
          <w:szCs w:val="24"/>
        </w:rPr>
      </w:pPr>
      <w:r>
        <w:rPr>
          <w:rFonts w:cs="宋体" w:hint="eastAsia"/>
        </w:rPr>
        <w:t>表</w:t>
      </w:r>
      <w:r>
        <w:rPr>
          <w:rFonts w:cs="宋体" w:hint="eastAsia"/>
        </w:rPr>
        <w:t>11</w:t>
      </w:r>
      <w:r>
        <w:rPr>
          <w:rFonts w:cs="宋体" w:hint="eastAsia"/>
        </w:rPr>
        <w:t xml:space="preserve">　校园资讯表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8426C3C" wp14:editId="173EFA8A">
            <wp:extent cx="5486400" cy="139001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39001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用户收藏表。根据不同的收藏信息，收藏内容存储不同的信息，用户能够收藏的数据类型有聊天信息和校园资讯，一个用户能够收多条聊天和校园资讯信息。</w:t>
      </w:r>
    </w:p>
    <w:p w:rsidR="00603A21" w:rsidRPr="001D7D8C" w:rsidRDefault="00603A21" w:rsidP="00603A21">
      <w:pPr>
        <w:pStyle w:val="ad"/>
        <w:rPr>
          <w:sz w:val="24"/>
          <w:szCs w:val="24"/>
        </w:rPr>
      </w:pPr>
      <w:r>
        <w:rPr>
          <w:rFonts w:cs="宋体" w:hint="eastAsia"/>
        </w:rPr>
        <w:t>表</w:t>
      </w:r>
      <w:r>
        <w:rPr>
          <w:rFonts w:cs="宋体" w:hint="eastAsia"/>
        </w:rPr>
        <w:t>12</w:t>
      </w:r>
      <w:r>
        <w:rPr>
          <w:rFonts w:cs="宋体" w:hint="eastAsia"/>
        </w:rPr>
        <w:t xml:space="preserve">　用户收藏表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61E3135" wp14:editId="2F52BD7C">
            <wp:extent cx="5486400" cy="1068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06807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字典类型表。记录某实体具体的分类信息。在实体类型查询时可通过分类类别和具体分类名称进行实体类型的确认。</w:t>
      </w:r>
    </w:p>
    <w:p w:rsidR="00603A21" w:rsidRPr="00E12CC6" w:rsidRDefault="00603A21" w:rsidP="00603A21">
      <w:pPr>
        <w:pStyle w:val="ad"/>
        <w:rPr>
          <w:sz w:val="24"/>
          <w:szCs w:val="24"/>
        </w:rPr>
      </w:pPr>
      <w:r>
        <w:rPr>
          <w:rFonts w:cs="宋体" w:hint="eastAsia"/>
        </w:rPr>
        <w:t>表</w:t>
      </w:r>
      <w:r>
        <w:rPr>
          <w:rFonts w:cs="宋体" w:hint="eastAsia"/>
        </w:rPr>
        <w:t>13</w:t>
      </w:r>
      <w:r>
        <w:rPr>
          <w:rFonts w:cs="宋体" w:hint="eastAsia"/>
        </w:rPr>
        <w:t xml:space="preserve">　字典类型表</w:t>
      </w:r>
      <w:r>
        <w:rPr>
          <w:noProof/>
        </w:rPr>
        <w:drawing>
          <wp:inline distT="0" distB="0" distL="0" distR="0" wp14:anchorId="143C01DC" wp14:editId="5D201728">
            <wp:extent cx="5486400" cy="1724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7240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Pr="00460310"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数据字典表。用户记录系统中实体类型有限的类型信息，而不是针对某中实体而新建一张表来存储它的类型信息，从而达到节省表数量、提高开发效率的目的。</w:t>
      </w:r>
    </w:p>
    <w:p w:rsidR="00603A21" w:rsidRDefault="00603A21" w:rsidP="00603A21">
      <w:pPr>
        <w:pStyle w:val="ad"/>
        <w:rPr>
          <w:sz w:val="24"/>
          <w:szCs w:val="24"/>
        </w:rPr>
      </w:pPr>
      <w:r>
        <w:rPr>
          <w:rFonts w:cs="宋体" w:hint="eastAsia"/>
        </w:rPr>
        <w:t>表</w:t>
      </w:r>
      <w:r>
        <w:rPr>
          <w:rFonts w:cs="宋体" w:hint="eastAsia"/>
        </w:rPr>
        <w:t>14</w:t>
      </w:r>
      <w:r>
        <w:rPr>
          <w:rFonts w:cs="宋体" w:hint="eastAsia"/>
        </w:rPr>
        <w:t xml:space="preserve">　数据字典表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33254940" wp14:editId="3877EF6C">
            <wp:extent cx="5486400" cy="1380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38049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通讯群表。用于记录在系统中能够进行集体通讯的群体信息。在学生社团或机构新建时，系统将默认为其创建一个不可直接删除的通讯群号，且在学生机构或社团中提供创建工作群的入口。</w:t>
      </w:r>
    </w:p>
    <w:p w:rsidR="00603A21" w:rsidRPr="001338A0" w:rsidRDefault="00603A21" w:rsidP="00603A21">
      <w:pPr>
        <w:pStyle w:val="ad"/>
        <w:rPr>
          <w:sz w:val="24"/>
          <w:szCs w:val="24"/>
        </w:rPr>
      </w:pPr>
      <w:r>
        <w:rPr>
          <w:rFonts w:cs="宋体" w:hint="eastAsia"/>
        </w:rPr>
        <w:t>表</w:t>
      </w:r>
      <w:r>
        <w:rPr>
          <w:rFonts w:cs="宋体" w:hint="eastAsia"/>
        </w:rPr>
        <w:t>15</w:t>
      </w:r>
      <w:r>
        <w:rPr>
          <w:rFonts w:cs="宋体" w:hint="eastAsia"/>
        </w:rPr>
        <w:t xml:space="preserve">　通讯群表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6C28CD89" wp14:editId="7461EFA9">
            <wp:extent cx="5486400" cy="9105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910590"/>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群成员信息表。该表记录了工作群中的具体成员，用于在即时通讯系统中设置消息分发的目标群体。</w:t>
      </w:r>
    </w:p>
    <w:p w:rsidR="00603A21" w:rsidRPr="00AA64E9" w:rsidRDefault="00603A21" w:rsidP="00603A21">
      <w:pPr>
        <w:pStyle w:val="ad"/>
        <w:rPr>
          <w:sz w:val="24"/>
          <w:szCs w:val="24"/>
        </w:rPr>
      </w:pPr>
      <w:r>
        <w:rPr>
          <w:rFonts w:cs="宋体" w:hint="eastAsia"/>
        </w:rPr>
        <w:t>表</w:t>
      </w:r>
      <w:r>
        <w:rPr>
          <w:rFonts w:cs="宋体" w:hint="eastAsia"/>
        </w:rPr>
        <w:t>16</w:t>
      </w:r>
      <w:r>
        <w:rPr>
          <w:rFonts w:cs="宋体" w:hint="eastAsia"/>
        </w:rPr>
        <w:t xml:space="preserve">　群成员信息表</w:t>
      </w:r>
    </w:p>
    <w:p w:rsidR="00603A21" w:rsidRPr="00AC6E9F" w:rsidRDefault="00603A21" w:rsidP="00603A21">
      <w:pPr>
        <w:spacing w:line="360" w:lineRule="auto"/>
        <w:rPr>
          <w:rFonts w:ascii="Times New Roman" w:hAnsi="Times New Roman" w:cs="Times New Roman"/>
          <w:sz w:val="24"/>
          <w:szCs w:val="24"/>
        </w:rPr>
      </w:pPr>
      <w:r>
        <w:rPr>
          <w:noProof/>
        </w:rPr>
        <w:drawing>
          <wp:inline distT="0" distB="0" distL="0" distR="0" wp14:anchorId="6C342000" wp14:editId="26BC98B6">
            <wp:extent cx="5486400" cy="106489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064895"/>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聊天信息表。用于记录在多方通讯过程中产生的信息，由命令码类型字段记录聊天信息的类型、聊天类型字段记录该消息是否是群发还是</w:t>
      </w:r>
      <w:proofErr w:type="gramStart"/>
      <w:r>
        <w:rPr>
          <w:rFonts w:ascii="Times New Roman" w:hAnsi="Times New Roman" w:cs="Times New Roman" w:hint="eastAsia"/>
          <w:sz w:val="24"/>
          <w:szCs w:val="24"/>
        </w:rPr>
        <w:t>私聊信息</w:t>
      </w:r>
      <w:proofErr w:type="gramEnd"/>
      <w:r>
        <w:rPr>
          <w:rFonts w:ascii="Times New Roman" w:hAnsi="Times New Roman" w:cs="Times New Roman" w:hint="eastAsia"/>
          <w:sz w:val="24"/>
          <w:szCs w:val="24"/>
        </w:rPr>
        <w:t>类型消息。</w:t>
      </w:r>
    </w:p>
    <w:p w:rsidR="00603A21" w:rsidRPr="006A6222" w:rsidRDefault="00603A21" w:rsidP="00603A21">
      <w:pPr>
        <w:pStyle w:val="ad"/>
        <w:rPr>
          <w:sz w:val="24"/>
          <w:szCs w:val="24"/>
        </w:rPr>
      </w:pPr>
      <w:r>
        <w:rPr>
          <w:rFonts w:cs="宋体" w:hint="eastAsia"/>
        </w:rPr>
        <w:t>表</w:t>
      </w:r>
      <w:r>
        <w:rPr>
          <w:rFonts w:cs="宋体" w:hint="eastAsia"/>
        </w:rPr>
        <w:t>17</w:t>
      </w:r>
      <w:r>
        <w:rPr>
          <w:rFonts w:cs="宋体" w:hint="eastAsia"/>
        </w:rPr>
        <w:t xml:space="preserve">　群成员信息表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2C3B4992" wp14:editId="79823C81">
            <wp:extent cx="5486400" cy="1911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1135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文件信息存储表。存储在校园资讯和聊天信息过程中的产生的</w:t>
      </w:r>
      <w:proofErr w:type="gramStart"/>
      <w:r>
        <w:rPr>
          <w:rFonts w:ascii="Times New Roman" w:hAnsi="Times New Roman" w:cs="Times New Roman" w:hint="eastAsia"/>
          <w:sz w:val="24"/>
          <w:szCs w:val="24"/>
        </w:rPr>
        <w:t>文件元</w:t>
      </w:r>
      <w:proofErr w:type="gramEnd"/>
      <w:r>
        <w:rPr>
          <w:rFonts w:ascii="Times New Roman" w:hAnsi="Times New Roman" w:cs="Times New Roman" w:hint="eastAsia"/>
          <w:sz w:val="24"/>
          <w:szCs w:val="24"/>
        </w:rPr>
        <w:t>信息，具体的文件内容将存储到文服务器当中，可通过业务</w:t>
      </w:r>
      <w:r>
        <w:rPr>
          <w:rFonts w:ascii="Times New Roman" w:hAnsi="Times New Roman" w:cs="Times New Roman" w:hint="eastAsia"/>
          <w:sz w:val="24"/>
          <w:szCs w:val="24"/>
        </w:rPr>
        <w:t>ID</w:t>
      </w:r>
      <w:r>
        <w:rPr>
          <w:rFonts w:ascii="Times New Roman" w:hAnsi="Times New Roman" w:cs="Times New Roman" w:hint="eastAsia"/>
          <w:sz w:val="24"/>
          <w:szCs w:val="24"/>
        </w:rPr>
        <w:t>和业务表名称查找相应的信息中带有的文件的相对地址列表。</w:t>
      </w:r>
    </w:p>
    <w:p w:rsidR="00603A21" w:rsidRPr="00663EF9" w:rsidRDefault="00603A21" w:rsidP="00603A21">
      <w:pPr>
        <w:pStyle w:val="ad"/>
        <w:rPr>
          <w:sz w:val="24"/>
          <w:szCs w:val="24"/>
        </w:rPr>
      </w:pPr>
      <w:r>
        <w:rPr>
          <w:rFonts w:cs="宋体" w:hint="eastAsia"/>
        </w:rPr>
        <w:t>表</w:t>
      </w:r>
      <w:r>
        <w:rPr>
          <w:rFonts w:cs="宋体" w:hint="eastAsia"/>
        </w:rPr>
        <w:t>18</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458123C" wp14:editId="11C03488">
            <wp:extent cx="5486400" cy="18942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89420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登录日志表。记录用户在系统当中的登录情况，可用于在跨域身份验证解决重放攻击的问题。保证系统的稳定性和安全性。</w:t>
      </w:r>
    </w:p>
    <w:p w:rsidR="00603A21" w:rsidRPr="00BE270D" w:rsidRDefault="00603A21" w:rsidP="00603A21">
      <w:pPr>
        <w:pStyle w:val="ad"/>
        <w:ind w:left="840"/>
        <w:rPr>
          <w:sz w:val="24"/>
          <w:szCs w:val="24"/>
        </w:rPr>
      </w:pPr>
      <w:r>
        <w:rPr>
          <w:rFonts w:cs="宋体" w:hint="eastAsia"/>
        </w:rPr>
        <w:t>表</w:t>
      </w:r>
      <w:r>
        <w:rPr>
          <w:rFonts w:cs="宋体" w:hint="eastAsia"/>
        </w:rPr>
        <w:t>19</w:t>
      </w:r>
      <w:r>
        <w:rPr>
          <w:rFonts w:cs="宋体" w:hint="eastAsia"/>
        </w:rPr>
        <w:t xml:space="preserve">　文件信息存储表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15AC09BE" wp14:editId="03FE8AAE">
            <wp:extent cx="5486400" cy="1054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054100"/>
                    </a:xfrm>
                    <a:prstGeom prst="rect">
                      <a:avLst/>
                    </a:prstGeom>
                  </pic:spPr>
                </pic:pic>
              </a:graphicData>
            </a:graphic>
          </wp:inline>
        </w:drawing>
      </w:r>
    </w:p>
    <w:p w:rsidR="00603A21" w:rsidRDefault="00603A21" w:rsidP="00603A21">
      <w:pPr>
        <w:numPr>
          <w:ilvl w:val="0"/>
          <w:numId w:val="9"/>
        </w:numPr>
        <w:spacing w:line="360" w:lineRule="auto"/>
        <w:ind w:left="0" w:firstLineChars="200" w:firstLine="480"/>
        <w:rPr>
          <w:rFonts w:ascii="Times New Roman" w:hAnsi="Times New Roman" w:cs="Times New Roman"/>
          <w:sz w:val="24"/>
          <w:szCs w:val="24"/>
        </w:rPr>
      </w:pPr>
      <w:r>
        <w:rPr>
          <w:rFonts w:ascii="Times New Roman" w:hAnsi="Times New Roman" w:cs="Times New Roman" w:hint="eastAsia"/>
          <w:sz w:val="24"/>
          <w:szCs w:val="24"/>
        </w:rPr>
        <w:t>系统配置表。记录系统中的配置信息。如用于安全通讯的公</w:t>
      </w:r>
      <w:proofErr w:type="gramStart"/>
      <w:r>
        <w:rPr>
          <w:rFonts w:ascii="Times New Roman" w:hAnsi="Times New Roman" w:cs="Times New Roman" w:hint="eastAsia"/>
          <w:sz w:val="24"/>
          <w:szCs w:val="24"/>
        </w:rPr>
        <w:t>钥</w:t>
      </w:r>
      <w:proofErr w:type="gramEnd"/>
      <w:r>
        <w:rPr>
          <w:rFonts w:ascii="Times New Roman" w:hAnsi="Times New Roman" w:cs="Times New Roman" w:hint="eastAsia"/>
          <w:sz w:val="24"/>
          <w:szCs w:val="24"/>
        </w:rPr>
        <w:t>和</w:t>
      </w:r>
      <w:proofErr w:type="gramStart"/>
      <w:r>
        <w:rPr>
          <w:rFonts w:ascii="Times New Roman" w:hAnsi="Times New Roman" w:cs="Times New Roman" w:hint="eastAsia"/>
          <w:sz w:val="24"/>
          <w:szCs w:val="24"/>
        </w:rPr>
        <w:t>私钥</w:t>
      </w:r>
      <w:proofErr w:type="gramEnd"/>
      <w:r>
        <w:rPr>
          <w:rFonts w:ascii="Times New Roman" w:hAnsi="Times New Roman" w:cs="Times New Roman" w:hint="eastAsia"/>
          <w:sz w:val="24"/>
          <w:szCs w:val="24"/>
        </w:rPr>
        <w:t>信息、是否持久化即时通讯过程中产生的聊天信息、版本号等。</w:t>
      </w:r>
    </w:p>
    <w:p w:rsidR="00603A21" w:rsidRPr="00236A6E" w:rsidRDefault="00603A21" w:rsidP="00603A21">
      <w:pPr>
        <w:pStyle w:val="ad"/>
        <w:ind w:left="840"/>
        <w:rPr>
          <w:sz w:val="24"/>
          <w:szCs w:val="24"/>
        </w:rPr>
      </w:pPr>
      <w:r>
        <w:rPr>
          <w:rFonts w:cs="宋体" w:hint="eastAsia"/>
        </w:rPr>
        <w:t>表</w:t>
      </w:r>
      <w:r>
        <w:rPr>
          <w:rFonts w:cs="宋体" w:hint="eastAsia"/>
        </w:rPr>
        <w:t>20</w:t>
      </w:r>
      <w:r>
        <w:rPr>
          <w:rFonts w:cs="宋体" w:hint="eastAsia"/>
        </w:rPr>
        <w:t xml:space="preserve">　系统配置表</w:t>
      </w:r>
    </w:p>
    <w:p w:rsidR="00603A21" w:rsidRDefault="00603A21" w:rsidP="00603A21">
      <w:pPr>
        <w:spacing w:line="360" w:lineRule="auto"/>
        <w:rPr>
          <w:rFonts w:ascii="Times New Roman" w:hAnsi="Times New Roman" w:cs="Times New Roman"/>
          <w:sz w:val="24"/>
          <w:szCs w:val="24"/>
        </w:rPr>
      </w:pPr>
      <w:r>
        <w:rPr>
          <w:noProof/>
        </w:rPr>
        <w:drawing>
          <wp:inline distT="0" distB="0" distL="0" distR="0" wp14:anchorId="571AE1B8" wp14:editId="3D5225A3">
            <wp:extent cx="5486400" cy="7461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746125"/>
                    </a:xfrm>
                    <a:prstGeom prst="rect">
                      <a:avLst/>
                    </a:prstGeom>
                  </pic:spPr>
                </pic:pic>
              </a:graphicData>
            </a:graphic>
          </wp:inline>
        </w:drawing>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BE270D" w:rsidRDefault="00603A21" w:rsidP="00603A21"/>
    <w:p w:rsidR="00603A21" w:rsidRDefault="00603A21" w:rsidP="00603A21">
      <w:pPr>
        <w:pStyle w:val="1"/>
        <w:spacing w:before="156" w:after="156"/>
        <w:rPr>
          <w:rFonts w:cs="宋体"/>
        </w:rPr>
      </w:pPr>
      <w:bookmarkStart w:id="106" w:name="_Toc5819053"/>
      <w:bookmarkStart w:id="107" w:name="_Toc6343795"/>
      <w:r>
        <w:lastRenderedPageBreak/>
        <w:t>4</w:t>
      </w:r>
      <w:r>
        <w:rPr>
          <w:rFonts w:cs="宋体" w:hint="eastAsia"/>
        </w:rPr>
        <w:t xml:space="preserve">　系统的具体实现</w:t>
      </w:r>
      <w:bookmarkEnd w:id="105"/>
      <w:bookmarkEnd w:id="106"/>
      <w:bookmarkEnd w:id="107"/>
    </w:p>
    <w:p w:rsidR="00603A21" w:rsidRDefault="00603A21" w:rsidP="00603A21">
      <w:pPr>
        <w:pStyle w:val="2"/>
      </w:pPr>
      <w:bookmarkStart w:id="108" w:name="_Toc5819054"/>
      <w:bookmarkStart w:id="109" w:name="_Toc6343796"/>
      <w:r>
        <w:rPr>
          <w:rFonts w:hint="eastAsia"/>
        </w:rPr>
        <w:t>4.1</w:t>
      </w:r>
      <w:r>
        <w:t xml:space="preserve"> </w:t>
      </w:r>
      <w:r>
        <w:rPr>
          <w:rFonts w:hint="eastAsia"/>
        </w:rPr>
        <w:t>即时通讯消息格式定义</w:t>
      </w:r>
      <w:bookmarkEnd w:id="108"/>
      <w:bookmarkEnd w:id="109"/>
    </w:p>
    <w:p w:rsidR="00603A21" w:rsidRDefault="00603A21" w:rsidP="00603A21">
      <w:pPr>
        <w:spacing w:line="360" w:lineRule="auto"/>
      </w:pPr>
      <w:r>
        <w:rPr>
          <w:rFonts w:hint="eastAsia"/>
        </w:rPr>
        <w:tab/>
      </w:r>
      <w:r>
        <w:rPr>
          <w:rFonts w:ascii="Times New Roman" w:hAnsi="Times New Roman" w:cs="Times New Roman" w:hint="eastAsia"/>
          <w:sz w:val="24"/>
          <w:szCs w:val="24"/>
        </w:rPr>
        <w:t>为保证即时通讯系统的灵活性和</w:t>
      </w:r>
      <w:proofErr w:type="gramStart"/>
      <w:r>
        <w:rPr>
          <w:rFonts w:ascii="Times New Roman" w:hAnsi="Times New Roman" w:cs="Times New Roman" w:hint="eastAsia"/>
          <w:sz w:val="24"/>
          <w:szCs w:val="24"/>
        </w:rPr>
        <w:t>可</w:t>
      </w:r>
      <w:proofErr w:type="gramEnd"/>
      <w:r>
        <w:rPr>
          <w:rFonts w:ascii="Times New Roman" w:hAnsi="Times New Roman" w:cs="Times New Roman" w:hint="eastAsia"/>
          <w:sz w:val="24"/>
          <w:szCs w:val="24"/>
        </w:rPr>
        <w:t>拓展性，避免即时通讯代码的复用程度底，为后来的系统的维护带来便利性，在灵活使用工厂模式、责任</w:t>
      </w:r>
      <w:proofErr w:type="gramStart"/>
      <w:r>
        <w:rPr>
          <w:rFonts w:ascii="Times New Roman" w:hAnsi="Times New Roman" w:cs="Times New Roman" w:hint="eastAsia"/>
          <w:sz w:val="24"/>
          <w:szCs w:val="24"/>
        </w:rPr>
        <w:t>链模式</w:t>
      </w:r>
      <w:proofErr w:type="gramEnd"/>
      <w:r>
        <w:rPr>
          <w:rFonts w:ascii="Times New Roman" w:hAnsi="Times New Roman" w:cs="Times New Roman" w:hint="eastAsia"/>
          <w:sz w:val="24"/>
          <w:szCs w:val="24"/>
        </w:rPr>
        <w:t>等优秀的后台系统设计模式的前提下，亦需要推进即时通讯消息格式的标准化和规范化。下文的消息格式均采用</w:t>
      </w:r>
      <w:r>
        <w:rPr>
          <w:rFonts w:ascii="Times New Roman" w:hAnsi="Times New Roman" w:cs="Times New Roman" w:hint="eastAsia"/>
          <w:sz w:val="24"/>
          <w:szCs w:val="24"/>
        </w:rPr>
        <w:t>JSON</w:t>
      </w:r>
      <w:r>
        <w:rPr>
          <w:rFonts w:ascii="Times New Roman" w:hAnsi="Times New Roman" w:cs="Times New Roman" w:hint="eastAsia"/>
          <w:sz w:val="24"/>
          <w:szCs w:val="24"/>
        </w:rPr>
        <w:t>消息格式，用消息的键代表某属性，属性冒号后代表其值，在不失良好的语义的同时能够减少网络传输带宽的同时适合转换成</w:t>
      </w:r>
      <w:r>
        <w:rPr>
          <w:rFonts w:ascii="Times New Roman" w:hAnsi="Times New Roman" w:cs="Times New Roman" w:hint="eastAsia"/>
          <w:sz w:val="24"/>
          <w:szCs w:val="24"/>
        </w:rPr>
        <w:t>JavaBean</w:t>
      </w:r>
      <w:r>
        <w:rPr>
          <w:rFonts w:ascii="Times New Roman" w:hAnsi="Times New Roman" w:cs="Times New Roman" w:hint="eastAsia"/>
          <w:sz w:val="24"/>
          <w:szCs w:val="24"/>
        </w:rPr>
        <w:t>。</w:t>
      </w:r>
    </w:p>
    <w:p w:rsidR="00603A21" w:rsidRDefault="00603A21" w:rsidP="00603A21">
      <w:pPr>
        <w:pStyle w:val="3"/>
      </w:pPr>
      <w:bookmarkStart w:id="110" w:name="_Toc5819055"/>
      <w:bookmarkStart w:id="111" w:name="_Toc6343797"/>
      <w:r>
        <w:rPr>
          <w:rFonts w:hint="eastAsia"/>
        </w:rPr>
        <w:t>4.1.1</w:t>
      </w:r>
      <w:r>
        <w:t xml:space="preserve"> </w:t>
      </w:r>
      <w:r>
        <w:rPr>
          <w:rFonts w:hint="eastAsia"/>
        </w:rPr>
        <w:t>移动端登录消息格式</w:t>
      </w:r>
      <w:bookmarkEnd w:id="110"/>
      <w:bookmarkEnd w:id="111"/>
    </w:p>
    <w:p w:rsidR="00603A21" w:rsidRPr="00256CB9" w:rsidRDefault="00603A21" w:rsidP="00DF3399">
      <w:pPr>
        <w:pStyle w:val="af"/>
        <w:numPr>
          <w:ilvl w:val="0"/>
          <w:numId w:val="14"/>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5AA051E9" wp14:editId="53734BC8">
            <wp:extent cx="3181350" cy="114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813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15  </w:t>
      </w:r>
      <w:r>
        <w:rPr>
          <w:rFonts w:cs="宋体" w:hint="eastAsia"/>
          <w:b/>
        </w:rPr>
        <w:t>移动端登陆请求消息格式</w:t>
      </w:r>
    </w:p>
    <w:p w:rsidR="00603A21" w:rsidRPr="00761CC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hint="eastAsia"/>
          <w:sz w:val="24"/>
          <w:szCs w:val="24"/>
        </w:rPr>
        <w:t>为移动端登录系统消息格式，其中，“</w:t>
      </w:r>
      <w:proofErr w:type="spellStart"/>
      <w:r>
        <w:rPr>
          <w:rFonts w:ascii="Times New Roman" w:hAnsi="Times New Roman" w:cs="Times New Roman" w:hint="eastAsia"/>
          <w:sz w:val="24"/>
          <w:szCs w:val="24"/>
        </w:rPr>
        <w:t>cmd</w:t>
      </w:r>
      <w:proofErr w:type="spellEnd"/>
      <w:r>
        <w:rPr>
          <w:rFonts w:ascii="Times New Roman" w:hAnsi="Times New Roman" w:cs="Times New Roman" w:hint="eastAsia"/>
          <w:sz w:val="24"/>
          <w:szCs w:val="24"/>
        </w:rPr>
        <w:t>”键代表映射到服务器中某一个具体的服务类，以下均为</w:t>
      </w:r>
      <w:r>
        <w:rPr>
          <w:rFonts w:ascii="Times New Roman" w:hAnsi="Times New Roman" w:cs="Times New Roman" w:hint="eastAsia"/>
          <w:sz w:val="24"/>
          <w:szCs w:val="24"/>
        </w:rPr>
        <w:t>JavaBean</w:t>
      </w:r>
      <w:r>
        <w:rPr>
          <w:rFonts w:ascii="Times New Roman" w:hAnsi="Times New Roman" w:cs="Times New Roman" w:hint="eastAsia"/>
          <w:sz w:val="24"/>
          <w:szCs w:val="24"/>
        </w:rPr>
        <w:t>实体中的一个具体字段。</w:t>
      </w: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成功返回时</w:t>
      </w:r>
    </w:p>
    <w:p w:rsidR="00603A21" w:rsidRDefault="00603A21" w:rsidP="00603A21">
      <w:pPr>
        <w:jc w:val="center"/>
      </w:pPr>
      <w:r>
        <w:rPr>
          <w:noProof/>
        </w:rPr>
        <w:drawing>
          <wp:inline distT="0" distB="0" distL="0" distR="0" wp14:anchorId="092F2654" wp14:editId="70DE22DA">
            <wp:extent cx="3429000" cy="1123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9000" cy="112395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16  </w:t>
      </w:r>
      <w:r>
        <w:rPr>
          <w:rFonts w:cs="宋体" w:hint="eastAsia"/>
          <w:b/>
        </w:rPr>
        <w:t>移动端登陆登录成功消息格式</w:t>
      </w:r>
    </w:p>
    <w:p w:rsidR="00603A21" w:rsidRPr="00837BFF" w:rsidRDefault="00603A21" w:rsidP="00603A21">
      <w:pPr>
        <w:rPr>
          <w:rFonts w:ascii="Times New Roman" w:hAnsi="Times New Roman" w:cs="Times New Roman"/>
          <w:sz w:val="24"/>
          <w:szCs w:val="24"/>
        </w:rPr>
      </w:pPr>
      <w:r>
        <w:rPr>
          <w:rFonts w:hint="eastAsia"/>
        </w:rPr>
        <w:tab/>
      </w:r>
      <w:r w:rsidRPr="00837BFF">
        <w:rPr>
          <w:rFonts w:ascii="Times New Roman" w:hAnsi="Times New Roman" w:cs="Times New Roman" w:hint="eastAsia"/>
          <w:sz w:val="24"/>
          <w:szCs w:val="24"/>
        </w:rPr>
        <w:t>图</w:t>
      </w:r>
      <w:r w:rsidRPr="00837BFF">
        <w:rPr>
          <w:rFonts w:ascii="Times New Roman" w:hAnsi="Times New Roman" w:cs="Times New Roman" w:hint="eastAsia"/>
          <w:sz w:val="24"/>
          <w:szCs w:val="24"/>
        </w:rPr>
        <w:t>16</w:t>
      </w:r>
      <w:r w:rsidRPr="00837BFF">
        <w:rPr>
          <w:rFonts w:ascii="Times New Roman" w:hAnsi="Times New Roman" w:cs="Times New Roman" w:hint="eastAsia"/>
          <w:sz w:val="24"/>
          <w:szCs w:val="24"/>
        </w:rPr>
        <w:t>中，登陆成功时，相关的群</w:t>
      </w:r>
      <w:proofErr w:type="gramStart"/>
      <w:r w:rsidRPr="00837BFF">
        <w:rPr>
          <w:rFonts w:ascii="Times New Roman" w:hAnsi="Times New Roman" w:cs="Times New Roman" w:hint="eastAsia"/>
          <w:sz w:val="24"/>
          <w:szCs w:val="24"/>
        </w:rPr>
        <w:t>组信息</w:t>
      </w:r>
      <w:proofErr w:type="gramEnd"/>
      <w:r w:rsidRPr="00837BFF">
        <w:rPr>
          <w:rFonts w:ascii="Times New Roman" w:hAnsi="Times New Roman" w:cs="Times New Roman" w:hint="eastAsia"/>
          <w:sz w:val="24"/>
          <w:szCs w:val="24"/>
        </w:rPr>
        <w:t>将封装在</w:t>
      </w:r>
      <w:r w:rsidRPr="00837BFF">
        <w:rPr>
          <w:rFonts w:ascii="Times New Roman" w:hAnsi="Times New Roman" w:cs="Times New Roman" w:hint="eastAsia"/>
          <w:sz w:val="24"/>
          <w:szCs w:val="24"/>
        </w:rPr>
        <w:t>data</w:t>
      </w:r>
      <w:r w:rsidRPr="00837BFF">
        <w:rPr>
          <w:rFonts w:ascii="Times New Roman" w:hAnsi="Times New Roman" w:cs="Times New Roman" w:hint="eastAsia"/>
          <w:sz w:val="24"/>
          <w:szCs w:val="24"/>
        </w:rPr>
        <w:t>所处动字段值中。</w:t>
      </w:r>
    </w:p>
    <w:p w:rsidR="00603A21" w:rsidRDefault="00603A21" w:rsidP="00603A21">
      <w:pPr>
        <w:jc w:val="center"/>
      </w:pPr>
    </w:p>
    <w:p w:rsidR="00603A21" w:rsidRPr="00DF3399" w:rsidRDefault="00603A21" w:rsidP="00DF3399">
      <w:pPr>
        <w:pStyle w:val="af"/>
        <w:numPr>
          <w:ilvl w:val="0"/>
          <w:numId w:val="14"/>
        </w:numPr>
        <w:ind w:left="0" w:firstLineChars="0" w:firstLine="488"/>
        <w:rPr>
          <w:sz w:val="24"/>
          <w:szCs w:val="24"/>
        </w:rPr>
      </w:pPr>
      <w:r w:rsidRPr="00DF3399">
        <w:rPr>
          <w:rFonts w:hint="eastAsia"/>
          <w:sz w:val="24"/>
          <w:szCs w:val="24"/>
        </w:rPr>
        <w:t>失败返回时</w:t>
      </w:r>
    </w:p>
    <w:p w:rsidR="00603A21" w:rsidRDefault="00603A21" w:rsidP="00603A21">
      <w:pPr>
        <w:jc w:val="center"/>
      </w:pPr>
      <w:r>
        <w:rPr>
          <w:noProof/>
        </w:rPr>
        <w:drawing>
          <wp:inline distT="0" distB="0" distL="0" distR="0" wp14:anchorId="14EC0A32" wp14:editId="3E4FE386">
            <wp:extent cx="3152775" cy="10191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2775" cy="101917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17  </w:t>
      </w:r>
      <w:r>
        <w:rPr>
          <w:rFonts w:cs="宋体" w:hint="eastAsia"/>
          <w:b/>
        </w:rPr>
        <w:t>移动端登陆登录失败消息格式</w:t>
      </w:r>
    </w:p>
    <w:p w:rsidR="002D79D7" w:rsidRPr="002D79D7" w:rsidRDefault="00603A21" w:rsidP="002D79D7">
      <w:pPr>
        <w:pStyle w:val="3"/>
        <w:numPr>
          <w:ilvl w:val="2"/>
          <w:numId w:val="15"/>
        </w:numPr>
      </w:pPr>
      <w:bookmarkStart w:id="112" w:name="_Toc5819056"/>
      <w:bookmarkStart w:id="113" w:name="_Toc6343798"/>
      <w:r>
        <w:rPr>
          <w:rFonts w:hint="eastAsia"/>
        </w:rPr>
        <w:lastRenderedPageBreak/>
        <w:t>移动端聊天消息格式</w:t>
      </w:r>
      <w:bookmarkEnd w:id="112"/>
      <w:bookmarkEnd w:id="113"/>
    </w:p>
    <w:p w:rsidR="00603A21" w:rsidRPr="00FB7ABC" w:rsidRDefault="00603A21" w:rsidP="002D79D7">
      <w:pPr>
        <w:pStyle w:val="af"/>
        <w:numPr>
          <w:ilvl w:val="0"/>
          <w:numId w:val="16"/>
        </w:numPr>
        <w:ind w:left="0" w:firstLineChars="0" w:firstLine="488"/>
      </w:pPr>
      <w:r>
        <w:rPr>
          <w:rFonts w:ascii="Times New Roman" w:hAnsi="Times New Roman" w:cs="Times New Roman" w:hint="eastAsia"/>
          <w:sz w:val="24"/>
          <w:szCs w:val="24"/>
        </w:rPr>
        <w:t>请求时</w:t>
      </w:r>
    </w:p>
    <w:p w:rsidR="00603A21" w:rsidRDefault="00603A21" w:rsidP="00603A21">
      <w:pPr>
        <w:jc w:val="center"/>
      </w:pPr>
      <w:r>
        <w:rPr>
          <w:noProof/>
        </w:rPr>
        <w:drawing>
          <wp:inline distT="0" distB="0" distL="0" distR="0" wp14:anchorId="19D870D6" wp14:editId="1F6D7D76">
            <wp:extent cx="3457575" cy="2295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2295525"/>
                    </a:xfrm>
                    <a:prstGeom prst="rect">
                      <a:avLst/>
                    </a:prstGeom>
                  </pic:spPr>
                </pic:pic>
              </a:graphicData>
            </a:graphic>
          </wp:inline>
        </w:drawing>
      </w:r>
    </w:p>
    <w:p w:rsidR="00603A21" w:rsidRPr="00BF4DEF" w:rsidRDefault="00603A21" w:rsidP="00603A21">
      <w:pPr>
        <w:spacing w:line="360" w:lineRule="auto"/>
        <w:jc w:val="center"/>
        <w:rPr>
          <w:rFonts w:cs="宋体"/>
          <w:b/>
        </w:rPr>
      </w:pPr>
      <w:r>
        <w:rPr>
          <w:rFonts w:cs="宋体" w:hint="eastAsia"/>
          <w:b/>
        </w:rPr>
        <w:t>图</w:t>
      </w:r>
      <w:r>
        <w:rPr>
          <w:rFonts w:cs="宋体" w:hint="eastAsia"/>
          <w:b/>
        </w:rPr>
        <w:t xml:space="preserve">18  </w:t>
      </w:r>
      <w:r>
        <w:rPr>
          <w:rFonts w:cs="宋体" w:hint="eastAsia"/>
          <w:b/>
        </w:rPr>
        <w:t>移动端聊天消息格式</w:t>
      </w:r>
    </w:p>
    <w:p w:rsidR="00603A21" w:rsidRPr="0078583F"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18</w:t>
      </w:r>
      <w:r>
        <w:rPr>
          <w:rFonts w:ascii="Times New Roman" w:hAnsi="Times New Roman" w:cs="Times New Roman" w:hint="eastAsia"/>
          <w:sz w:val="24"/>
          <w:szCs w:val="24"/>
        </w:rPr>
        <w:t>中，“</w:t>
      </w:r>
      <w:proofErr w:type="spellStart"/>
      <w:r>
        <w:rPr>
          <w:rFonts w:ascii="Times New Roman" w:hAnsi="Times New Roman" w:cs="Times New Roman" w:hint="eastAsia"/>
          <w:sz w:val="24"/>
          <w:szCs w:val="24"/>
        </w:rPr>
        <w:t>msgType</w:t>
      </w:r>
      <w:proofErr w:type="spellEnd"/>
      <w:r>
        <w:rPr>
          <w:rFonts w:ascii="Times New Roman" w:hAnsi="Times New Roman" w:cs="Times New Roman" w:hint="eastAsia"/>
          <w:sz w:val="24"/>
          <w:szCs w:val="24"/>
        </w:rPr>
        <w:t>”字段的现有类型有</w:t>
      </w:r>
      <w:r>
        <w:rPr>
          <w:rFonts w:ascii="Times New Roman" w:hAnsi="Times New Roman" w:cs="Times New Roman" w:hint="eastAsia"/>
          <w:sz w:val="24"/>
          <w:szCs w:val="24"/>
        </w:rPr>
        <w:t>text</w:t>
      </w:r>
      <w:r>
        <w:rPr>
          <w:rFonts w:ascii="Times New Roman" w:hAnsi="Times New Roman" w:cs="Times New Roman" w:hint="eastAsia"/>
          <w:sz w:val="24"/>
          <w:szCs w:val="24"/>
        </w:rPr>
        <w:t>、</w:t>
      </w:r>
      <w:r>
        <w:rPr>
          <w:rFonts w:ascii="Times New Roman" w:hAnsi="Times New Roman" w:cs="Times New Roman" w:hint="eastAsia"/>
          <w:sz w:val="24"/>
          <w:szCs w:val="24"/>
        </w:rPr>
        <w:t>image</w:t>
      </w:r>
      <w:r>
        <w:rPr>
          <w:rFonts w:ascii="Times New Roman" w:hAnsi="Times New Roman" w:cs="Times New Roman" w:hint="eastAsia"/>
          <w:sz w:val="24"/>
          <w:szCs w:val="24"/>
        </w:rPr>
        <w:t>、</w:t>
      </w:r>
      <w:r>
        <w:rPr>
          <w:rFonts w:ascii="Times New Roman" w:hAnsi="Times New Roman" w:cs="Times New Roman" w:hint="eastAsia"/>
          <w:sz w:val="24"/>
          <w:szCs w:val="24"/>
        </w:rPr>
        <w:t>voice</w:t>
      </w:r>
      <w:r>
        <w:rPr>
          <w:rFonts w:ascii="Times New Roman" w:hAnsi="Times New Roman" w:cs="Times New Roman" w:hint="eastAsia"/>
          <w:sz w:val="24"/>
          <w:szCs w:val="24"/>
        </w:rPr>
        <w:t>、</w:t>
      </w:r>
      <w:r>
        <w:rPr>
          <w:rFonts w:ascii="Times New Roman" w:hAnsi="Times New Roman" w:cs="Times New Roman" w:hint="eastAsia"/>
          <w:sz w:val="24"/>
          <w:szCs w:val="24"/>
        </w:rPr>
        <w:t>file</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chatType</w:t>
      </w:r>
      <w:proofErr w:type="spellEnd"/>
      <w:r>
        <w:rPr>
          <w:rFonts w:ascii="Times New Roman" w:hAnsi="Times New Roman" w:cs="Times New Roman" w:hint="eastAsia"/>
          <w:sz w:val="24"/>
          <w:szCs w:val="24"/>
        </w:rPr>
        <w:t>”字段来表示此消息是否是群发消息；“</w:t>
      </w:r>
      <w:proofErr w:type="spellStart"/>
      <w:r>
        <w:rPr>
          <w:rFonts w:ascii="Times New Roman" w:hAnsi="Times New Roman" w:cs="Times New Roman" w:hint="eastAsia"/>
          <w:sz w:val="24"/>
          <w:szCs w:val="24"/>
        </w:rPr>
        <w:t>groupId</w:t>
      </w:r>
      <w:proofErr w:type="spellEnd"/>
      <w:r>
        <w:rPr>
          <w:rFonts w:ascii="Times New Roman" w:hAnsi="Times New Roman" w:cs="Times New Roman" w:hint="eastAsia"/>
          <w:sz w:val="24"/>
          <w:szCs w:val="24"/>
        </w:rPr>
        <w:t>”字段在字段“</w:t>
      </w:r>
      <w:proofErr w:type="spellStart"/>
      <w:r>
        <w:rPr>
          <w:rFonts w:ascii="Times New Roman" w:hAnsi="Times New Roman" w:cs="Times New Roman" w:hint="eastAsia"/>
          <w:sz w:val="24"/>
          <w:szCs w:val="24"/>
        </w:rPr>
        <w:t>chatType</w:t>
      </w:r>
      <w:proofErr w:type="spellEnd"/>
      <w:r>
        <w:rPr>
          <w:rFonts w:ascii="Times New Roman" w:hAnsi="Times New Roman" w:cs="Times New Roman" w:hint="eastAsia"/>
          <w:sz w:val="24"/>
          <w:szCs w:val="24"/>
        </w:rPr>
        <w:t>”为群发消息时有效。</w:t>
      </w:r>
    </w:p>
    <w:p w:rsidR="00603A21" w:rsidRPr="009B0074" w:rsidRDefault="00603A21" w:rsidP="002D79D7">
      <w:pPr>
        <w:pStyle w:val="af"/>
        <w:numPr>
          <w:ilvl w:val="0"/>
          <w:numId w:val="16"/>
        </w:numPr>
        <w:ind w:left="0" w:firstLineChars="0" w:firstLine="488"/>
      </w:pPr>
      <w:r>
        <w:rPr>
          <w:rFonts w:ascii="Times New Roman" w:hAnsi="Times New Roman" w:cs="Times New Roman" w:hint="eastAsia"/>
          <w:sz w:val="24"/>
          <w:szCs w:val="24"/>
        </w:rPr>
        <w:t>成功返回时</w:t>
      </w:r>
    </w:p>
    <w:p w:rsidR="00603A21" w:rsidRDefault="00603A21" w:rsidP="00603A21">
      <w:pPr>
        <w:jc w:val="center"/>
      </w:pPr>
      <w:r>
        <w:rPr>
          <w:noProof/>
        </w:rPr>
        <w:drawing>
          <wp:inline distT="0" distB="0" distL="0" distR="0" wp14:anchorId="4672E8CA" wp14:editId="41596DD1">
            <wp:extent cx="317182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1825" cy="990600"/>
                    </a:xfrm>
                    <a:prstGeom prst="rect">
                      <a:avLst/>
                    </a:prstGeom>
                  </pic:spPr>
                </pic:pic>
              </a:graphicData>
            </a:graphic>
          </wp:inline>
        </w:drawing>
      </w:r>
    </w:p>
    <w:p w:rsidR="00603A21" w:rsidRPr="009B0074" w:rsidRDefault="00603A21" w:rsidP="00603A21">
      <w:pPr>
        <w:spacing w:line="360" w:lineRule="auto"/>
        <w:jc w:val="center"/>
      </w:pPr>
      <w:r>
        <w:rPr>
          <w:rFonts w:cs="宋体" w:hint="eastAsia"/>
          <w:b/>
        </w:rPr>
        <w:t>图</w:t>
      </w:r>
      <w:r>
        <w:rPr>
          <w:rFonts w:cs="宋体" w:hint="eastAsia"/>
          <w:b/>
        </w:rPr>
        <w:t xml:space="preserve">19  </w:t>
      </w:r>
      <w:r>
        <w:rPr>
          <w:rFonts w:cs="宋体" w:hint="eastAsia"/>
          <w:b/>
        </w:rPr>
        <w:t>移动端聊天消息成功返回消息格式</w:t>
      </w:r>
    </w:p>
    <w:p w:rsidR="00603A21" w:rsidRPr="002D79D7" w:rsidRDefault="00603A21" w:rsidP="002D79D7">
      <w:pPr>
        <w:pStyle w:val="af"/>
        <w:numPr>
          <w:ilvl w:val="0"/>
          <w:numId w:val="16"/>
        </w:numPr>
        <w:ind w:left="0" w:firstLineChars="0" w:firstLine="488"/>
        <w:rPr>
          <w:sz w:val="24"/>
          <w:szCs w:val="24"/>
        </w:rPr>
      </w:pPr>
      <w:r w:rsidRPr="002D79D7">
        <w:rPr>
          <w:rFonts w:hint="eastAsia"/>
          <w:sz w:val="24"/>
          <w:szCs w:val="24"/>
        </w:rPr>
        <w:t>格式错误时</w:t>
      </w:r>
    </w:p>
    <w:p w:rsidR="00603A21" w:rsidRPr="00C40FC6" w:rsidRDefault="00603A21" w:rsidP="00603A21">
      <w:pPr>
        <w:jc w:val="center"/>
      </w:pPr>
      <w:r>
        <w:rPr>
          <w:noProof/>
        </w:rPr>
        <w:drawing>
          <wp:inline distT="0" distB="0" distL="0" distR="0" wp14:anchorId="1ED6BC00" wp14:editId="2EF71402">
            <wp:extent cx="3390900" cy="10001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90900" cy="10001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20  </w:t>
      </w:r>
      <w:r>
        <w:rPr>
          <w:rFonts w:cs="宋体" w:hint="eastAsia"/>
          <w:b/>
        </w:rPr>
        <w:t>移动端聊天消息格式错误消息格式</w:t>
      </w:r>
    </w:p>
    <w:p w:rsidR="00603A21" w:rsidRPr="00633787" w:rsidRDefault="00603A21" w:rsidP="00603A21">
      <w:pP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Default="00603A21" w:rsidP="00603A21">
      <w:pPr>
        <w:jc w:val="center"/>
        <w:rPr>
          <w:rFonts w:cs="宋体"/>
          <w:b/>
        </w:rPr>
      </w:pPr>
    </w:p>
    <w:p w:rsidR="00603A21" w:rsidRPr="009B0074" w:rsidRDefault="00603A21" w:rsidP="00603A21">
      <w:pPr>
        <w:jc w:val="center"/>
      </w:pPr>
    </w:p>
    <w:p w:rsidR="00603A21" w:rsidRDefault="00603A21" w:rsidP="00603A21">
      <w:pPr>
        <w:pStyle w:val="3"/>
        <w:numPr>
          <w:ilvl w:val="2"/>
          <w:numId w:val="15"/>
        </w:numPr>
      </w:pPr>
      <w:bookmarkStart w:id="114" w:name="_Toc5819057"/>
      <w:bookmarkStart w:id="115" w:name="_Toc6343799"/>
      <w:r>
        <w:rPr>
          <w:rFonts w:hint="eastAsia"/>
        </w:rPr>
        <w:t>移动端已读聊天消息格式</w:t>
      </w:r>
      <w:bookmarkEnd w:id="114"/>
      <w:bookmarkEnd w:id="115"/>
    </w:p>
    <w:p w:rsidR="00603A21" w:rsidRPr="00CF04F8" w:rsidRDefault="00603A21" w:rsidP="002D79D7">
      <w:pPr>
        <w:pStyle w:val="af"/>
        <w:numPr>
          <w:ilvl w:val="0"/>
          <w:numId w:val="17"/>
        </w:numPr>
        <w:spacing w:line="360" w:lineRule="auto"/>
        <w:ind w:left="0" w:firstLineChars="0" w:firstLine="488"/>
        <w:rPr>
          <w:sz w:val="24"/>
          <w:szCs w:val="24"/>
        </w:rPr>
      </w:pPr>
      <w:r w:rsidRPr="00CF04F8">
        <w:rPr>
          <w:rFonts w:hint="eastAsia"/>
          <w:sz w:val="24"/>
          <w:szCs w:val="24"/>
        </w:rPr>
        <w:t>请求时</w:t>
      </w:r>
    </w:p>
    <w:p w:rsidR="00603A21" w:rsidRDefault="00603A21" w:rsidP="00603A21">
      <w:pPr>
        <w:spacing w:line="360" w:lineRule="auto"/>
        <w:jc w:val="center"/>
      </w:pPr>
      <w:r>
        <w:rPr>
          <w:noProof/>
        </w:rPr>
        <w:drawing>
          <wp:inline distT="0" distB="0" distL="0" distR="0" wp14:anchorId="57C7598E" wp14:editId="15C38BB5">
            <wp:extent cx="34385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38525" cy="1905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21  </w:t>
      </w:r>
      <w:r>
        <w:rPr>
          <w:rFonts w:cs="宋体" w:hint="eastAsia"/>
          <w:b/>
        </w:rPr>
        <w:t>移动端聊天已读消息格式</w:t>
      </w:r>
    </w:p>
    <w:p w:rsidR="00603A21" w:rsidRPr="002E4C64"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20</w:t>
      </w:r>
      <w:r>
        <w:rPr>
          <w:rFonts w:ascii="Times New Roman" w:hAnsi="Times New Roman" w:cs="Times New Roman" w:hint="eastAsia"/>
          <w:sz w:val="24"/>
          <w:szCs w:val="24"/>
        </w:rPr>
        <w:t>中，“</w:t>
      </w:r>
      <w:proofErr w:type="spellStart"/>
      <w:r>
        <w:rPr>
          <w:rFonts w:ascii="Times New Roman" w:hAnsi="Times New Roman" w:cs="Times New Roman" w:hint="eastAsia"/>
          <w:sz w:val="24"/>
          <w:szCs w:val="24"/>
        </w:rPr>
        <w:t>referer</w:t>
      </w:r>
      <w:proofErr w:type="spellEnd"/>
      <w:r>
        <w:rPr>
          <w:rFonts w:ascii="Times New Roman" w:hAnsi="Times New Roman" w:cs="Times New Roman" w:hint="eastAsia"/>
          <w:sz w:val="24"/>
          <w:szCs w:val="24"/>
        </w:rPr>
        <w:t>”字段包含</w:t>
      </w:r>
      <w:proofErr w:type="gramStart"/>
      <w:r>
        <w:rPr>
          <w:rFonts w:ascii="Times New Roman" w:hAnsi="Times New Roman" w:cs="Times New Roman" w:hint="eastAsia"/>
          <w:sz w:val="24"/>
          <w:szCs w:val="24"/>
        </w:rPr>
        <w:t>源消息</w:t>
      </w:r>
      <w:proofErr w:type="gramEnd"/>
      <w:r>
        <w:rPr>
          <w:rFonts w:ascii="Times New Roman" w:hAnsi="Times New Roman" w:cs="Times New Roman" w:hint="eastAsia"/>
          <w:sz w:val="24"/>
          <w:szCs w:val="24"/>
        </w:rPr>
        <w:t>发送者信息，包括来源</w:t>
      </w:r>
      <w:r>
        <w:rPr>
          <w:rFonts w:ascii="Times New Roman" w:hAnsi="Times New Roman" w:cs="Times New Roman" w:hint="eastAsia"/>
          <w:sz w:val="24"/>
          <w:szCs w:val="24"/>
        </w:rPr>
        <w:t>ID</w:t>
      </w:r>
      <w:r>
        <w:rPr>
          <w:rFonts w:ascii="Times New Roman" w:hAnsi="Times New Roman" w:cs="Times New Roman" w:hint="eastAsia"/>
          <w:sz w:val="24"/>
          <w:szCs w:val="24"/>
        </w:rPr>
        <w:t>、目标</w:t>
      </w:r>
      <w:r>
        <w:rPr>
          <w:rFonts w:ascii="Times New Roman" w:hAnsi="Times New Roman" w:cs="Times New Roman" w:hint="eastAsia"/>
          <w:sz w:val="24"/>
          <w:szCs w:val="24"/>
        </w:rPr>
        <w:t>ID</w:t>
      </w:r>
      <w:r>
        <w:rPr>
          <w:rFonts w:ascii="Times New Roman" w:hAnsi="Times New Roman" w:cs="Times New Roman" w:hint="eastAsia"/>
          <w:sz w:val="24"/>
          <w:szCs w:val="24"/>
        </w:rPr>
        <w:t>等信息，供服务器及移动端进行消息的还原处理。</w:t>
      </w:r>
      <w:r w:rsidRPr="00761CC9">
        <w:rPr>
          <w:rFonts w:ascii="Times New Roman" w:hAnsi="Times New Roman" w:cs="Times New Roman" w:hint="eastAsia"/>
          <w:sz w:val="24"/>
          <w:szCs w:val="24"/>
        </w:rPr>
        <w:t xml:space="preserve"> </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成功返回时，同图19。</w:t>
      </w:r>
    </w:p>
    <w:p w:rsidR="00603A21" w:rsidRPr="00CF04F8" w:rsidRDefault="00603A21" w:rsidP="002D79D7">
      <w:pPr>
        <w:pStyle w:val="af"/>
        <w:numPr>
          <w:ilvl w:val="0"/>
          <w:numId w:val="17"/>
        </w:numPr>
        <w:spacing w:line="360" w:lineRule="auto"/>
        <w:ind w:left="0" w:firstLineChars="0" w:firstLine="488"/>
        <w:rPr>
          <w:rFonts w:asciiTheme="minorEastAsia" w:eastAsiaTheme="minorEastAsia" w:hAnsiTheme="minorEastAsia"/>
          <w:sz w:val="24"/>
          <w:szCs w:val="24"/>
        </w:rPr>
      </w:pPr>
      <w:r w:rsidRPr="00CF04F8">
        <w:rPr>
          <w:rFonts w:asciiTheme="minorEastAsia" w:eastAsiaTheme="minorEastAsia" w:hAnsiTheme="minorEastAsia" w:hint="eastAsia"/>
          <w:sz w:val="24"/>
          <w:szCs w:val="24"/>
        </w:rPr>
        <w:t>返回失败时，同图20。</w:t>
      </w:r>
    </w:p>
    <w:p w:rsidR="00603A21" w:rsidRPr="00D0051A" w:rsidRDefault="00603A21" w:rsidP="00603A21">
      <w:pPr>
        <w:pStyle w:val="3"/>
        <w:numPr>
          <w:ilvl w:val="2"/>
          <w:numId w:val="15"/>
        </w:numPr>
      </w:pPr>
      <w:bookmarkStart w:id="116" w:name="_Toc5819058"/>
      <w:bookmarkStart w:id="117" w:name="_Toc6343800"/>
      <w:r>
        <w:rPr>
          <w:rFonts w:hint="eastAsia"/>
        </w:rPr>
        <w:t>移动端获取聊天消息格式</w:t>
      </w:r>
      <w:bookmarkEnd w:id="116"/>
      <w:bookmarkEnd w:id="117"/>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t>请求时</w:t>
      </w:r>
    </w:p>
    <w:p w:rsidR="00603A21" w:rsidRDefault="00603A21" w:rsidP="00603A21">
      <w:pPr>
        <w:jc w:val="center"/>
      </w:pPr>
      <w:r>
        <w:rPr>
          <w:noProof/>
        </w:rPr>
        <w:drawing>
          <wp:inline distT="0" distB="0" distL="0" distR="0" wp14:anchorId="09D3608B" wp14:editId="0D2B7A68">
            <wp:extent cx="4067175" cy="21050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67175" cy="2105025"/>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22  </w:t>
      </w:r>
      <w:r>
        <w:rPr>
          <w:rFonts w:cs="宋体" w:hint="eastAsia"/>
          <w:b/>
        </w:rPr>
        <w:t>移动端获取聊天消息格式</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在图</w:t>
      </w:r>
      <w:r>
        <w:rPr>
          <w:rFonts w:ascii="Times New Roman" w:hAnsi="Times New Roman" w:cs="Times New Roman" w:hint="eastAsia"/>
          <w:sz w:val="24"/>
          <w:szCs w:val="24"/>
        </w:rPr>
        <w:t>21</w:t>
      </w:r>
      <w:r>
        <w:rPr>
          <w:rFonts w:ascii="Times New Roman" w:hAnsi="Times New Roman" w:cs="Times New Roman" w:hint="eastAsia"/>
          <w:sz w:val="24"/>
          <w:szCs w:val="24"/>
        </w:rPr>
        <w:t>中，“</w:t>
      </w:r>
      <w:r>
        <w:rPr>
          <w:rFonts w:ascii="Times New Roman" w:hAnsi="Times New Roman" w:cs="Times New Roman" w:hint="eastAsia"/>
          <w:sz w:val="24"/>
          <w:szCs w:val="24"/>
        </w:rPr>
        <w:t>offset</w:t>
      </w:r>
      <w:r>
        <w:rPr>
          <w:rFonts w:ascii="Times New Roman" w:hAnsi="Times New Roman" w:cs="Times New Roman" w:hint="eastAsia"/>
          <w:sz w:val="24"/>
          <w:szCs w:val="24"/>
        </w:rPr>
        <w:t>”字段表示获取消息的偏移值，从</w:t>
      </w:r>
      <w:r>
        <w:rPr>
          <w:rFonts w:ascii="Times New Roman" w:hAnsi="Times New Roman" w:cs="Times New Roman" w:hint="eastAsia"/>
          <w:sz w:val="24"/>
          <w:szCs w:val="24"/>
        </w:rPr>
        <w:t>0</w:t>
      </w:r>
      <w:r>
        <w:rPr>
          <w:rFonts w:ascii="Times New Roman" w:hAnsi="Times New Roman" w:cs="Times New Roman" w:hint="eastAsia"/>
          <w:sz w:val="24"/>
          <w:szCs w:val="24"/>
        </w:rPr>
        <w:t>开始进行编号。“</w:t>
      </w:r>
      <w:proofErr w:type="spellStart"/>
      <w:r>
        <w:rPr>
          <w:rFonts w:ascii="Times New Roman" w:hAnsi="Times New Roman" w:cs="Times New Roman" w:hint="eastAsia"/>
          <w:sz w:val="24"/>
          <w:szCs w:val="24"/>
        </w:rPr>
        <w:t>groupId</w:t>
      </w:r>
      <w:proofErr w:type="spellEnd"/>
      <w:r>
        <w:rPr>
          <w:rFonts w:ascii="Times New Roman" w:hAnsi="Times New Roman" w:cs="Times New Roman" w:hint="eastAsia"/>
          <w:sz w:val="24"/>
          <w:szCs w:val="24"/>
        </w:rPr>
        <w:t>”字段不为空时表示获取与群组有关的聊天信息，为空时表示以“</w:t>
      </w:r>
      <w:proofErr w:type="spellStart"/>
      <w:r>
        <w:rPr>
          <w:rFonts w:ascii="Times New Roman" w:hAnsi="Times New Roman" w:cs="Times New Roman" w:hint="eastAsia"/>
          <w:sz w:val="24"/>
          <w:szCs w:val="24"/>
        </w:rPr>
        <w:t>fromUserd</w:t>
      </w:r>
      <w:proofErr w:type="spellEnd"/>
      <w:r>
        <w:rPr>
          <w:rFonts w:ascii="Times New Roman" w:hAnsi="Times New Roman" w:cs="Times New Roman" w:hint="eastAsia"/>
          <w:sz w:val="24"/>
          <w:szCs w:val="24"/>
        </w:rPr>
        <w:t>”字段获取与指定用户有关的聊天信息，“</w:t>
      </w:r>
      <w:r>
        <w:rPr>
          <w:rFonts w:ascii="Times New Roman" w:hAnsi="Times New Roman" w:cs="Times New Roman" w:hint="eastAsia"/>
          <w:sz w:val="24"/>
          <w:szCs w:val="24"/>
        </w:rPr>
        <w:t>type</w:t>
      </w:r>
      <w:r>
        <w:rPr>
          <w:rFonts w:ascii="Times New Roman" w:hAnsi="Times New Roman" w:cs="Times New Roman" w:hint="eastAsia"/>
          <w:sz w:val="24"/>
          <w:szCs w:val="24"/>
        </w:rPr>
        <w:t>”字段获取指定的类型聊天信息，如历史消息、用户离线信息。</w:t>
      </w:r>
    </w:p>
    <w:p w:rsidR="00603A21" w:rsidRPr="00E41BD3" w:rsidRDefault="00603A21" w:rsidP="00603A21">
      <w:pPr>
        <w:spacing w:line="360" w:lineRule="auto"/>
      </w:pPr>
    </w:p>
    <w:p w:rsidR="00603A21" w:rsidRPr="00CF04F8" w:rsidRDefault="00603A21" w:rsidP="00F7010D">
      <w:pPr>
        <w:pStyle w:val="af"/>
        <w:numPr>
          <w:ilvl w:val="0"/>
          <w:numId w:val="18"/>
        </w:numPr>
        <w:ind w:left="0" w:firstLineChars="0" w:firstLine="488"/>
        <w:rPr>
          <w:sz w:val="24"/>
          <w:szCs w:val="24"/>
        </w:rPr>
      </w:pPr>
      <w:r w:rsidRPr="00CF04F8">
        <w:rPr>
          <w:rFonts w:hint="eastAsia"/>
          <w:sz w:val="24"/>
          <w:szCs w:val="24"/>
        </w:rPr>
        <w:lastRenderedPageBreak/>
        <w:t>成功返回时</w:t>
      </w:r>
    </w:p>
    <w:p w:rsidR="00603A21" w:rsidRDefault="00603A21" w:rsidP="00603A21">
      <w:pPr>
        <w:jc w:val="center"/>
      </w:pPr>
      <w:r>
        <w:rPr>
          <w:noProof/>
        </w:rPr>
        <w:drawing>
          <wp:inline distT="0" distB="0" distL="0" distR="0" wp14:anchorId="5803AD50" wp14:editId="201CC57C">
            <wp:extent cx="2914650" cy="1143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14650" cy="1143000"/>
                    </a:xfrm>
                    <a:prstGeom prst="rect">
                      <a:avLst/>
                    </a:prstGeom>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23  </w:t>
      </w:r>
      <w:r>
        <w:rPr>
          <w:rFonts w:cs="宋体" w:hint="eastAsia"/>
          <w:b/>
        </w:rPr>
        <w:t>移动端获取聊天消息返回消息格式</w:t>
      </w:r>
    </w:p>
    <w:p w:rsidR="00603A21" w:rsidRPr="00B93A40" w:rsidRDefault="00603A21" w:rsidP="00603A21">
      <w:pPr>
        <w:spacing w:line="360" w:lineRule="auto"/>
        <w:ind w:firstLine="420"/>
        <w:rPr>
          <w:rFonts w:cs="宋体"/>
          <w:b/>
        </w:rPr>
      </w:pPr>
      <w:r>
        <w:rPr>
          <w:rFonts w:ascii="Times New Roman" w:hAnsi="Times New Roman" w:cs="Times New Roman" w:hint="eastAsia"/>
          <w:sz w:val="24"/>
          <w:szCs w:val="24"/>
        </w:rPr>
        <w:t>在图</w:t>
      </w:r>
      <w:r>
        <w:rPr>
          <w:rFonts w:ascii="Times New Roman" w:hAnsi="Times New Roman" w:cs="Times New Roman" w:hint="eastAsia"/>
          <w:sz w:val="24"/>
          <w:szCs w:val="24"/>
        </w:rPr>
        <w:t>23</w:t>
      </w:r>
      <w:r>
        <w:rPr>
          <w:rFonts w:ascii="Times New Roman" w:hAnsi="Times New Roman" w:cs="Times New Roman" w:hint="eastAsia"/>
          <w:sz w:val="24"/>
          <w:szCs w:val="24"/>
        </w:rPr>
        <w:t>中，“</w:t>
      </w:r>
      <w:r>
        <w:rPr>
          <w:rFonts w:ascii="Times New Roman" w:hAnsi="Times New Roman" w:cs="Times New Roman" w:hint="eastAsia"/>
          <w:sz w:val="24"/>
          <w:szCs w:val="24"/>
        </w:rPr>
        <w:t>code</w:t>
      </w:r>
      <w:r>
        <w:rPr>
          <w:rFonts w:ascii="Times New Roman" w:hAnsi="Times New Roman" w:cs="Times New Roman" w:hint="eastAsia"/>
          <w:sz w:val="24"/>
          <w:szCs w:val="24"/>
        </w:rPr>
        <w:t>”字段表示的</w:t>
      </w:r>
      <w:proofErr w:type="gramStart"/>
      <w:r>
        <w:rPr>
          <w:rFonts w:ascii="Times New Roman" w:hAnsi="Times New Roman" w:cs="Times New Roman" w:hint="eastAsia"/>
          <w:sz w:val="24"/>
          <w:szCs w:val="24"/>
        </w:rPr>
        <w:t>值由于</w:t>
      </w:r>
      <w:proofErr w:type="gramEnd"/>
      <w:r>
        <w:rPr>
          <w:rFonts w:ascii="Times New Roman" w:hAnsi="Times New Roman" w:cs="Times New Roman" w:hint="eastAsia"/>
          <w:sz w:val="24"/>
          <w:szCs w:val="24"/>
        </w:rPr>
        <w:t>请求消息格式中的“</w:t>
      </w:r>
      <w:r>
        <w:rPr>
          <w:rFonts w:ascii="Times New Roman" w:hAnsi="Times New Roman" w:cs="Times New Roman" w:hint="eastAsia"/>
          <w:sz w:val="24"/>
          <w:szCs w:val="24"/>
        </w:rPr>
        <w:t>type</w:t>
      </w:r>
      <w:r>
        <w:rPr>
          <w:rFonts w:ascii="Times New Roman" w:hAnsi="Times New Roman" w:cs="Times New Roman" w:hint="eastAsia"/>
          <w:sz w:val="24"/>
          <w:szCs w:val="24"/>
        </w:rPr>
        <w:t>”字段有关。当“</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”字段为指定获取历史消息时，“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10016</w:t>
      </w:r>
      <w:r>
        <w:rPr>
          <w:rFonts w:ascii="Times New Roman" w:hAnsi="Times New Roman" w:cs="Times New Roman" w:hint="eastAsia"/>
          <w:sz w:val="24"/>
          <w:szCs w:val="24"/>
        </w:rPr>
        <w:t>，而“</w:t>
      </w:r>
      <w:r>
        <w:rPr>
          <w:rFonts w:ascii="Times New Roman" w:hAnsi="Times New Roman" w:cs="Times New Roman" w:hint="eastAsia"/>
          <w:sz w:val="24"/>
          <w:szCs w:val="24"/>
        </w:rPr>
        <w:t>type</w:t>
      </w:r>
      <w:r>
        <w:rPr>
          <w:rFonts w:ascii="Times New Roman" w:hAnsi="Times New Roman" w:cs="Times New Roman" w:hint="eastAsia"/>
          <w:sz w:val="24"/>
          <w:szCs w:val="24"/>
        </w:rPr>
        <w:t>”字段为指定获取离线消息时，“</w:t>
      </w:r>
      <w:r>
        <w:rPr>
          <w:rFonts w:ascii="Times New Roman" w:hAnsi="Times New Roman" w:cs="Times New Roman" w:hint="eastAsia"/>
          <w:sz w:val="24"/>
          <w:szCs w:val="24"/>
        </w:rPr>
        <w:t>code</w:t>
      </w:r>
      <w:r>
        <w:rPr>
          <w:rFonts w:ascii="Times New Roman" w:hAnsi="Times New Roman" w:cs="Times New Roman" w:hint="eastAsia"/>
          <w:sz w:val="24"/>
          <w:szCs w:val="24"/>
        </w:rPr>
        <w:t>”字段值为</w:t>
      </w:r>
      <w:r>
        <w:rPr>
          <w:rFonts w:ascii="Times New Roman" w:hAnsi="Times New Roman" w:cs="Times New Roman" w:hint="eastAsia"/>
          <w:sz w:val="24"/>
          <w:szCs w:val="24"/>
        </w:rPr>
        <w:t>10018</w:t>
      </w:r>
      <w:r>
        <w:rPr>
          <w:rFonts w:cs="宋体" w:hint="eastAsia"/>
          <w:b/>
        </w:rPr>
        <w:t>。</w:t>
      </w:r>
    </w:p>
    <w:p w:rsidR="00603A21" w:rsidRDefault="00603A21" w:rsidP="00603A21">
      <w:pPr>
        <w:pStyle w:val="2"/>
        <w:numPr>
          <w:ilvl w:val="1"/>
          <w:numId w:val="15"/>
        </w:numPr>
      </w:pPr>
      <w:bookmarkStart w:id="118" w:name="_Toc5819059"/>
      <w:bookmarkStart w:id="119" w:name="_Toc6343801"/>
      <w:r>
        <w:rPr>
          <w:rFonts w:hint="eastAsia"/>
        </w:rPr>
        <w:t>部分需求及关键业务实现</w:t>
      </w:r>
      <w:bookmarkEnd w:id="118"/>
      <w:bookmarkEnd w:id="119"/>
    </w:p>
    <w:p w:rsidR="00603A21" w:rsidRDefault="00603A21" w:rsidP="00603A21">
      <w:pPr>
        <w:pStyle w:val="3"/>
      </w:pPr>
      <w:bookmarkStart w:id="120" w:name="_Toc5819060"/>
      <w:bookmarkStart w:id="121" w:name="_Toc6343802"/>
      <w:r>
        <w:rPr>
          <w:rFonts w:hint="eastAsia"/>
        </w:rPr>
        <w:t>4.2.1</w:t>
      </w:r>
      <w:r>
        <w:t xml:space="preserve"> </w:t>
      </w:r>
      <w:r>
        <w:rPr>
          <w:rFonts w:hint="eastAsia"/>
        </w:rPr>
        <w:t>移动端登录</w:t>
      </w:r>
      <w:bookmarkEnd w:id="120"/>
      <w:bookmarkEnd w:id="121"/>
    </w:p>
    <w:p w:rsidR="00603A21" w:rsidRDefault="00603A21" w:rsidP="00603A21">
      <w:pPr>
        <w:spacing w:line="360" w:lineRule="auto"/>
        <w:rPr>
          <w:rFonts w:ascii="Times New Roman" w:hAnsi="Times New Roman" w:cs="Times New Roman"/>
          <w:sz w:val="24"/>
          <w:szCs w:val="24"/>
        </w:rPr>
      </w:pPr>
      <w:r w:rsidRPr="00A71A11">
        <w:rPr>
          <w:rFonts w:ascii="Times New Roman" w:hAnsi="Times New Roman" w:cs="Times New Roman" w:hint="eastAsia"/>
          <w:sz w:val="24"/>
          <w:szCs w:val="24"/>
        </w:rPr>
        <w:tab/>
      </w:r>
      <w:r w:rsidRPr="00A71A11">
        <w:rPr>
          <w:rFonts w:ascii="Times New Roman" w:hAnsi="Times New Roman" w:cs="Times New Roman" w:hint="eastAsia"/>
          <w:sz w:val="24"/>
          <w:szCs w:val="24"/>
        </w:rPr>
        <w:t>在</w:t>
      </w:r>
      <w:r>
        <w:rPr>
          <w:rFonts w:ascii="Times New Roman" w:hAnsi="Times New Roman" w:cs="Times New Roman" w:hint="eastAsia"/>
          <w:sz w:val="24"/>
          <w:szCs w:val="24"/>
        </w:rPr>
        <w:t>进行登录操作时，需要有一个客户端和后台服务器握手的过程，在这个过程时，客户端和服务器进行密钥的交换，当握手操作完成后，客户端将账号和密码传输到后台服务器中。</w:t>
      </w:r>
    </w:p>
    <w:p w:rsidR="00603A21" w:rsidRPr="003D2DAF" w:rsidRDefault="00603A21" w:rsidP="00603A21">
      <w:pPr>
        <w:pStyle w:val="ad"/>
        <w:rPr>
          <w:sz w:val="24"/>
          <w:szCs w:val="24"/>
        </w:rPr>
      </w:pPr>
      <w:r w:rsidRPr="00672DD7">
        <w:rPr>
          <w:rFonts w:cs="宋体" w:hint="eastAsia"/>
        </w:rPr>
        <w:t>代码</w:t>
      </w:r>
      <w:r w:rsidRPr="00672DD7">
        <w:t xml:space="preserve">1  </w:t>
      </w:r>
      <w:r>
        <w:rPr>
          <w:rFonts w:cs="宋体" w:hint="eastAsia"/>
        </w:rPr>
        <w:t>移动端进行登录操作代码</w:t>
      </w:r>
    </w:p>
    <w:tbl>
      <w:tblPr>
        <w:tblStyle w:val="ac"/>
        <w:tblW w:w="0" w:type="auto"/>
        <w:tblLook w:val="04A0" w:firstRow="1" w:lastRow="0" w:firstColumn="1" w:lastColumn="0" w:noHBand="0" w:noVBand="1"/>
      </w:tblPr>
      <w:tblGrid>
        <w:gridCol w:w="9002"/>
      </w:tblGrid>
      <w:tr w:rsidR="00603A21" w:rsidTr="00E1139A">
        <w:tc>
          <w:tcPr>
            <w:tcW w:w="9002" w:type="dxa"/>
          </w:tcPr>
          <w:p w:rsidR="00603A21" w:rsidRPr="00642712" w:rsidRDefault="00603A21" w:rsidP="00E113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rPr>
            </w:pPr>
            <w:r w:rsidRPr="007B5A53">
              <w:rPr>
                <w:rFonts w:ascii="Consolas" w:hAnsi="Consolas" w:cs="Consolas"/>
              </w:rPr>
              <w:t xml:space="preserve">// </w:t>
            </w:r>
            <w:r w:rsidRPr="007B5A53">
              <w:rPr>
                <w:rFonts w:ascii="Consolas" w:hAnsi="Consolas" w:cs="宋体"/>
                <w:color w:val="999999"/>
              </w:rPr>
              <w:t>登录</w:t>
            </w:r>
            <w:r w:rsidRPr="007B5A53">
              <w:rPr>
                <w:rFonts w:ascii="Consolas" w:hAnsi="Consolas" w:cs="宋体"/>
                <w:color w:val="999999"/>
              </w:rPr>
              <w:t>:</w:t>
            </w:r>
            <w:r w:rsidRPr="007B5A53">
              <w:rPr>
                <w:rFonts w:ascii="Consolas" w:hAnsi="Consolas" w:cs="宋体"/>
                <w:color w:val="999999"/>
              </w:rPr>
              <w:t>调用其他在</w:t>
            </w:r>
            <w:proofErr w:type="spellStart"/>
            <w:r w:rsidRPr="007B5A53">
              <w:rPr>
                <w:rFonts w:ascii="Consolas" w:hAnsi="Consolas" w:cs="宋体"/>
                <w:color w:val="999999"/>
              </w:rPr>
              <w:t>socketTask</w:t>
            </w:r>
            <w:proofErr w:type="spellEnd"/>
            <w:r w:rsidRPr="007B5A53">
              <w:rPr>
                <w:rFonts w:ascii="Consolas" w:hAnsi="Consolas" w:cs="宋体"/>
                <w:color w:val="999999"/>
              </w:rPr>
              <w:t>的发送方法。</w:t>
            </w:r>
            <w:r w:rsidRPr="007B5A53">
              <w:rPr>
                <w:rFonts w:ascii="Consolas" w:hAnsi="Consolas" w:cs="Consolas"/>
              </w:rPr>
              <w:br/>
            </w:r>
            <w:proofErr w:type="spellStart"/>
            <w:r w:rsidRPr="007B5A53">
              <w:rPr>
                <w:rFonts w:ascii="Consolas" w:hAnsi="Consolas" w:cs="Consolas"/>
              </w:rPr>
              <w:t>async</w:t>
            </w:r>
            <w:proofErr w:type="spellEnd"/>
            <w:r w:rsidRPr="007B5A53">
              <w:rPr>
                <w:rFonts w:ascii="Consolas" w:hAnsi="Consolas" w:cs="Consolas"/>
              </w:rPr>
              <w:t xml:space="preserve"> login(payload) {</w:t>
            </w:r>
            <w:r w:rsidRPr="007B5A53">
              <w:rPr>
                <w:rFonts w:ascii="Consolas" w:hAnsi="Consolas" w:cs="Consolas"/>
              </w:rPr>
              <w:br/>
              <w:t xml:space="preserve">  </w:t>
            </w:r>
            <w:proofErr w:type="spellStart"/>
            <w:r w:rsidRPr="007B5A53">
              <w:rPr>
                <w:rFonts w:ascii="Consolas" w:hAnsi="Consolas" w:cs="Consolas"/>
              </w:rPr>
              <w:t>const</w:t>
            </w:r>
            <w:proofErr w:type="spellEnd"/>
            <w:r w:rsidRPr="007B5A53">
              <w:rPr>
                <w:rFonts w:ascii="Consolas" w:hAnsi="Consolas" w:cs="Consolas"/>
              </w:rPr>
              <w:t xml:space="preserve"> </w:t>
            </w:r>
            <w:proofErr w:type="spellStart"/>
            <w:r w:rsidRPr="007B5A53">
              <w:rPr>
                <w:rFonts w:ascii="Consolas" w:hAnsi="Consolas" w:cs="Consolas"/>
              </w:rPr>
              <w:t>socketTask</w:t>
            </w:r>
            <w:proofErr w:type="spellEnd"/>
            <w:r w:rsidRPr="007B5A53">
              <w:rPr>
                <w:rFonts w:ascii="Consolas" w:hAnsi="Consolas" w:cs="Consolas"/>
              </w:rPr>
              <w:t xml:space="preserve"> = </w:t>
            </w:r>
            <w:proofErr w:type="spellStart"/>
            <w:r w:rsidRPr="007B5A53">
              <w:rPr>
                <w:rFonts w:ascii="Consolas" w:hAnsi="Consolas" w:cs="Consolas"/>
              </w:rPr>
              <w:t>dispatch.socketTask</w:t>
            </w:r>
            <w:proofErr w:type="spellEnd"/>
            <w:r w:rsidRPr="007B5A53">
              <w:rPr>
                <w:rFonts w:ascii="Consolas" w:hAnsi="Consolas" w:cs="Consolas"/>
              </w:rPr>
              <w:t>;</w:t>
            </w:r>
            <w:r w:rsidRPr="007B5A53">
              <w:rPr>
                <w:rFonts w:ascii="Consolas" w:hAnsi="Consolas" w:cs="Consolas"/>
              </w:rPr>
              <w:br/>
              <w:t xml:space="preserve">  await </w:t>
            </w:r>
            <w:proofErr w:type="spellStart"/>
            <w:r w:rsidRPr="007B5A53">
              <w:rPr>
                <w:rFonts w:ascii="Consolas" w:hAnsi="Consolas" w:cs="Consolas"/>
              </w:rPr>
              <w:t>loginFunc</w:t>
            </w:r>
            <w:proofErr w:type="spellEnd"/>
            <w:r w:rsidRPr="007B5A53">
              <w:rPr>
                <w:rFonts w:ascii="Consolas" w:hAnsi="Consolas" w:cs="Consolas"/>
              </w:rPr>
              <w:t>(</w:t>
            </w:r>
            <w:proofErr w:type="spellStart"/>
            <w:r w:rsidRPr="007B5A53">
              <w:rPr>
                <w:rFonts w:ascii="Consolas" w:hAnsi="Consolas" w:cs="Consolas"/>
              </w:rPr>
              <w:t>socketTask</w:t>
            </w:r>
            <w:proofErr w:type="spellEnd"/>
            <w:r w:rsidRPr="00642712">
              <w:rPr>
                <w:rFonts w:ascii="Consolas" w:hAnsi="Consolas" w:cs="Consolas"/>
              </w:rPr>
              <w:t xml:space="preserve">, payload);    </w:t>
            </w:r>
            <w:r w:rsidRPr="00642712">
              <w:rPr>
                <w:rFonts w:ascii="Consolas" w:hAnsi="Consolas" w:cs="Consolas"/>
              </w:rPr>
              <w:br/>
              <w:t xml:space="preserve">  },</w:t>
            </w:r>
            <w:r w:rsidRPr="007B5A53">
              <w:rPr>
                <w:rFonts w:ascii="Consolas" w:hAnsi="Consolas" w:cs="Consolas"/>
              </w:rPr>
              <w:br/>
            </w:r>
            <w:r w:rsidRPr="00642712">
              <w:rPr>
                <w:rFonts w:ascii="Consolas" w:hAnsi="Consolas" w:cs="Consolas"/>
              </w:rPr>
              <w:t xml:space="preserve">// </w:t>
            </w:r>
            <w:r w:rsidRPr="007B5A53">
              <w:rPr>
                <w:rFonts w:ascii="Consolas" w:hAnsi="Consolas" w:cs="宋体"/>
                <w:color w:val="999999"/>
              </w:rPr>
              <w:t>登录之后</w:t>
            </w:r>
            <w:r w:rsidRPr="00D07FE8">
              <w:rPr>
                <w:rFonts w:ascii="Consolas" w:hAnsi="Consolas" w:cs="宋体"/>
                <w:color w:val="999999"/>
              </w:rPr>
              <w:t>调用的方法</w:t>
            </w:r>
            <w:r w:rsidRPr="007B5A53">
              <w:rPr>
                <w:rFonts w:ascii="Consolas" w:hAnsi="Consolas" w:cs="宋体"/>
                <w:color w:val="999999"/>
              </w:rPr>
              <w:br/>
            </w:r>
            <w:proofErr w:type="spellStart"/>
            <w:r w:rsidRPr="007B5A53">
              <w:rPr>
                <w:rFonts w:ascii="Consolas" w:hAnsi="Consolas" w:cs="Consolas"/>
              </w:rPr>
              <w:t>async</w:t>
            </w:r>
            <w:proofErr w:type="spellEnd"/>
            <w:r w:rsidRPr="007B5A53">
              <w:rPr>
                <w:rFonts w:ascii="Consolas" w:hAnsi="Consolas" w:cs="Consolas"/>
              </w:rPr>
              <w:t xml:space="preserve"> </w:t>
            </w:r>
            <w:proofErr w:type="spellStart"/>
            <w:r w:rsidRPr="007B5A53">
              <w:rPr>
                <w:rFonts w:ascii="Consolas" w:hAnsi="Consolas" w:cs="Consolas"/>
              </w:rPr>
              <w:t>afterLogin</w:t>
            </w:r>
            <w:proofErr w:type="spellEnd"/>
            <w:r w:rsidRPr="007B5A53">
              <w:rPr>
                <w:rFonts w:ascii="Consolas" w:hAnsi="Consolas" w:cs="Consolas"/>
              </w:rPr>
              <w:t>(payload) {</w:t>
            </w:r>
          </w:p>
          <w:p w:rsidR="00603A21" w:rsidRPr="00642712" w:rsidRDefault="00603A21" w:rsidP="00E113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nsolas" w:hAnsi="Consolas" w:cs="Consolas"/>
              </w:rPr>
            </w:pPr>
            <w:r w:rsidRPr="00642712">
              <w:rPr>
                <w:rFonts w:ascii="Consolas" w:hAnsi="Consolas" w:cs="Consolas"/>
              </w:rPr>
              <w:t xml:space="preserve">// </w:t>
            </w:r>
            <w:r w:rsidRPr="00D07FE8">
              <w:rPr>
                <w:rFonts w:ascii="Consolas" w:hAnsi="Consolas" w:cs="宋体"/>
                <w:color w:val="999999"/>
              </w:rPr>
              <w:t>改变用户登录状态</w:t>
            </w:r>
            <w:r w:rsidRPr="007B5A53">
              <w:rPr>
                <w:rFonts w:ascii="Consolas" w:hAnsi="Consolas" w:cs="宋体"/>
                <w:color w:val="999999"/>
              </w:rPr>
              <w:br/>
            </w:r>
            <w:r w:rsidRPr="007B5A53">
              <w:rPr>
                <w:rFonts w:ascii="Consolas" w:hAnsi="Consolas" w:cs="Consolas"/>
              </w:rPr>
              <w:t xml:space="preserve">  </w:t>
            </w:r>
            <w:proofErr w:type="spellStart"/>
            <w:r w:rsidRPr="007B5A53">
              <w:rPr>
                <w:rFonts w:ascii="Consolas" w:hAnsi="Consolas" w:cs="Consolas"/>
              </w:rPr>
              <w:t>this.changeLoginStatus</w:t>
            </w:r>
            <w:proofErr w:type="spellEnd"/>
            <w:r w:rsidRPr="00642712">
              <w:rPr>
                <w:rFonts w:ascii="Consolas" w:hAnsi="Consolas" w:cs="Consolas"/>
              </w:rPr>
              <w:t>(payload);</w:t>
            </w:r>
            <w:r w:rsidRPr="007B5A53">
              <w:rPr>
                <w:rFonts w:ascii="Consolas" w:hAnsi="Consolas" w:cs="Consolas"/>
              </w:rPr>
              <w:br/>
              <w:t xml:space="preserve">  if (</w:t>
            </w:r>
            <w:proofErr w:type="spellStart"/>
            <w:r w:rsidRPr="007B5A53">
              <w:rPr>
                <w:rFonts w:ascii="Consolas" w:hAnsi="Consolas" w:cs="Consolas"/>
              </w:rPr>
              <w:t>payload.code</w:t>
            </w:r>
            <w:proofErr w:type="spellEnd"/>
            <w:r w:rsidRPr="007B5A53">
              <w:rPr>
                <w:rFonts w:ascii="Consolas" w:hAnsi="Consolas" w:cs="Consolas"/>
              </w:rPr>
              <w:t xml:space="preserve"> == '10007'</w:t>
            </w:r>
            <w:r w:rsidRPr="00642712">
              <w:rPr>
                <w:rFonts w:ascii="Consolas" w:hAnsi="Consolas" w:cs="Consolas"/>
              </w:rPr>
              <w:t>) {</w:t>
            </w:r>
          </w:p>
          <w:p w:rsidR="00603A21" w:rsidRPr="00B3413C" w:rsidRDefault="00603A21" w:rsidP="00E113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nsolas" w:hAnsi="Consolas" w:cs="Consolas"/>
                <w:color w:val="000000"/>
                <w:kern w:val="0"/>
                <w:sz w:val="23"/>
                <w:szCs w:val="23"/>
              </w:rPr>
            </w:pPr>
            <w:r w:rsidRPr="007B5A53">
              <w:rPr>
                <w:rFonts w:ascii="Consolas" w:hAnsi="Consolas" w:cs="Consolas"/>
              </w:rPr>
              <w:t>将用户信息发送至</w:t>
            </w:r>
            <w:proofErr w:type="spellStart"/>
            <w:r w:rsidRPr="007B5A53">
              <w:rPr>
                <w:rFonts w:ascii="Consolas" w:hAnsi="Consolas" w:cs="Consolas"/>
              </w:rPr>
              <w:t>userState</w:t>
            </w:r>
            <w:proofErr w:type="spellEnd"/>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 </w:t>
            </w:r>
            <w:r w:rsidRPr="007B5A53">
              <w:rPr>
                <w:rFonts w:ascii="Consolas" w:hAnsi="Consolas" w:cs="宋体"/>
                <w:color w:val="999999"/>
              </w:rPr>
              <w:t>当登录成功时，更新相关</w:t>
            </w:r>
            <w:r w:rsidRPr="007B5A53">
              <w:rPr>
                <w:rFonts w:ascii="Consolas" w:hAnsi="Consolas" w:cs="宋体"/>
                <w:color w:val="999999"/>
              </w:rPr>
              <w:t>state</w:t>
            </w:r>
            <w:r w:rsidRPr="007B5A53">
              <w:rPr>
                <w:rFonts w:ascii="Consolas" w:hAnsi="Consolas" w:cs="宋体"/>
                <w:color w:val="999999"/>
              </w:rPr>
              <w:t>，进行页面调转</w:t>
            </w:r>
            <w:r w:rsidRPr="007B5A53">
              <w:rPr>
                <w:rFonts w:ascii="Consolas" w:hAnsi="Consolas" w:cs="宋体"/>
                <w:color w:val="999999"/>
              </w:rPr>
              <w:br/>
            </w:r>
            <w:r w:rsidRPr="007B5A53">
              <w:rPr>
                <w:rFonts w:ascii="Consolas" w:hAnsi="Consolas" w:cs="Consolas"/>
              </w:rPr>
              <w:t xml:space="preserve">    </w:t>
            </w:r>
            <w:proofErr w:type="spellStart"/>
            <w:r w:rsidRPr="007B5A53">
              <w:rPr>
                <w:rFonts w:ascii="Consolas" w:hAnsi="Consolas" w:cs="Consolas"/>
              </w:rPr>
              <w:t>Taro.redirectTo</w:t>
            </w:r>
            <w:proofErr w:type="spellEnd"/>
            <w:r w:rsidRPr="007B5A53">
              <w:rPr>
                <w:rFonts w:ascii="Consolas" w:hAnsi="Consolas" w:cs="Consolas"/>
              </w:rPr>
              <w:t>({</w:t>
            </w:r>
            <w:r w:rsidRPr="007B5A53">
              <w:rPr>
                <w:rFonts w:ascii="Consolas" w:hAnsi="Consolas" w:cs="Consolas"/>
              </w:rPr>
              <w:br/>
              <w:t xml:space="preserve">      url: '/pages/index/index'</w:t>
            </w:r>
            <w:r w:rsidRPr="007B5A53">
              <w:rPr>
                <w:rFonts w:ascii="Consolas" w:hAnsi="Consolas" w:cs="Consolas"/>
              </w:rPr>
              <w:br/>
              <w:t xml:space="preserve">    });</w:t>
            </w:r>
            <w:r w:rsidRPr="007B5A53">
              <w:rPr>
                <w:rFonts w:ascii="Consolas" w:hAnsi="Consolas" w:cs="Consolas"/>
              </w:rPr>
              <w:br/>
              <w:t xml:space="preserve">    </w:t>
            </w:r>
            <w:proofErr w:type="gramStart"/>
            <w:r w:rsidRPr="007B5A53">
              <w:rPr>
                <w:rFonts w:ascii="Consolas" w:hAnsi="Consolas" w:cs="Consolas"/>
              </w:rPr>
              <w:t>将群组信息</w:t>
            </w:r>
            <w:proofErr w:type="gramEnd"/>
            <w:r w:rsidRPr="007B5A53">
              <w:rPr>
                <w:rFonts w:ascii="Consolas" w:hAnsi="Consolas" w:cs="Consolas"/>
              </w:rPr>
              <w:t>发送至</w:t>
            </w:r>
            <w:r w:rsidRPr="007B5A53">
              <w:rPr>
                <w:rFonts w:ascii="Consolas" w:hAnsi="Consolas" w:cs="Consolas"/>
              </w:rPr>
              <w:t>group</w:t>
            </w:r>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group</w:t>
            </w:r>
            <w:r w:rsidRPr="007B5A53">
              <w:rPr>
                <w:rFonts w:ascii="Consolas" w:hAnsi="Consolas" w:cs="Consolas"/>
              </w:rPr>
              <w:t>信息刷新到</w:t>
            </w:r>
            <w:proofErr w:type="spellStart"/>
            <w:r w:rsidRPr="007B5A53">
              <w:rPr>
                <w:rFonts w:ascii="Consolas" w:hAnsi="Consolas" w:cs="Consolas"/>
              </w:rPr>
              <w:t>messageAndChatGroup</w:t>
            </w:r>
            <w:proofErr w:type="spellEnd"/>
            <w:r w:rsidRPr="007B5A53">
              <w:rPr>
                <w:rFonts w:ascii="Consolas" w:hAnsi="Consolas" w:cs="Consolas"/>
              </w:rPr>
              <w:t>当中</w:t>
            </w:r>
            <w:r w:rsidRPr="00642712">
              <w:rPr>
                <w:rFonts w:ascii="Consolas" w:hAnsi="Consolas" w:cs="Consolas"/>
              </w:rPr>
              <w:t>；</w:t>
            </w:r>
            <w:r w:rsidRPr="007B5A53">
              <w:rPr>
                <w:rFonts w:ascii="Consolas" w:hAnsi="Consolas" w:cs="Consolas"/>
              </w:rPr>
              <w:br/>
              <w:t xml:space="preserve">    </w:t>
            </w:r>
            <w:r w:rsidRPr="007B5A53">
              <w:rPr>
                <w:rFonts w:ascii="Consolas" w:hAnsi="Consolas" w:cs="Consolas"/>
              </w:rPr>
              <w:t>处理群组当中的用户信息</w:t>
            </w:r>
            <w:r w:rsidRPr="00642712">
              <w:rPr>
                <w:rFonts w:ascii="Consolas" w:hAnsi="Consolas" w:cs="Consolas"/>
              </w:rPr>
              <w:t>；</w:t>
            </w:r>
            <w:r w:rsidRPr="007B5A53">
              <w:rPr>
                <w:rFonts w:ascii="Consolas" w:hAnsi="Consolas" w:cs="Consolas"/>
              </w:rPr>
              <w:br/>
              <w:t xml:space="preserve">    </w:t>
            </w:r>
            <w:r w:rsidRPr="007B5A53">
              <w:rPr>
                <w:rFonts w:ascii="Consolas" w:hAnsi="Consolas" w:cs="宋体"/>
              </w:rPr>
              <w:t>保存</w:t>
            </w:r>
            <w:r w:rsidRPr="007B5A53">
              <w:rPr>
                <w:rFonts w:ascii="Consolas" w:hAnsi="Consolas" w:cs="宋体"/>
              </w:rPr>
              <w:t>token</w:t>
            </w:r>
            <w:r>
              <w:rPr>
                <w:rFonts w:ascii="Consolas" w:hAnsi="Consolas" w:cs="宋体" w:hint="eastAsia"/>
              </w:rPr>
              <w:t>；</w:t>
            </w:r>
            <w:r w:rsidRPr="007B5A53">
              <w:rPr>
                <w:rFonts w:ascii="Consolas" w:hAnsi="Consolas" w:cs="Consolas"/>
              </w:rPr>
              <w:br/>
              <w:t xml:space="preserve">  }</w:t>
            </w:r>
            <w:r w:rsidRPr="007B5A53">
              <w:rPr>
                <w:rFonts w:ascii="Consolas" w:hAnsi="Consolas" w:cs="Consolas"/>
              </w:rPr>
              <w:br/>
              <w:t>}</w:t>
            </w:r>
          </w:p>
        </w:tc>
      </w:tr>
    </w:tbl>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在代码</w:t>
      </w:r>
      <w:r>
        <w:rPr>
          <w:rFonts w:ascii="Times New Roman" w:hAnsi="Times New Roman" w:cs="Times New Roman" w:hint="eastAsia"/>
          <w:sz w:val="24"/>
          <w:szCs w:val="24"/>
        </w:rPr>
        <w:t>1</w:t>
      </w:r>
      <w:r>
        <w:rPr>
          <w:rFonts w:ascii="Times New Roman" w:hAnsi="Times New Roman" w:cs="Times New Roman" w:hint="eastAsia"/>
          <w:sz w:val="24"/>
          <w:szCs w:val="24"/>
        </w:rPr>
        <w:t>中，当用户产生登录事件，发起函数</w:t>
      </w:r>
      <w:r>
        <w:rPr>
          <w:rFonts w:ascii="Times New Roman" w:hAnsi="Times New Roman" w:cs="Times New Roman" w:hint="eastAsia"/>
          <w:sz w:val="24"/>
          <w:szCs w:val="24"/>
        </w:rPr>
        <w:t>login</w:t>
      </w:r>
      <w:r>
        <w:rPr>
          <w:rFonts w:ascii="Times New Roman" w:hAnsi="Times New Roman" w:cs="Times New Roman" w:hint="eastAsia"/>
          <w:sz w:val="24"/>
          <w:szCs w:val="24"/>
        </w:rPr>
        <w:t>的调用，函数</w:t>
      </w:r>
      <w:proofErr w:type="spellStart"/>
      <w:r>
        <w:rPr>
          <w:rFonts w:ascii="Times New Roman" w:hAnsi="Times New Roman" w:cs="Times New Roman" w:hint="eastAsia"/>
          <w:sz w:val="24"/>
          <w:szCs w:val="24"/>
        </w:rPr>
        <w:t>loginFunc</w:t>
      </w:r>
      <w:proofErr w:type="spellEnd"/>
      <w:r>
        <w:rPr>
          <w:rFonts w:ascii="Times New Roman" w:hAnsi="Times New Roman" w:cs="Times New Roman" w:hint="eastAsia"/>
          <w:sz w:val="24"/>
          <w:szCs w:val="24"/>
        </w:rPr>
        <w:t>封</w:t>
      </w:r>
      <w:r>
        <w:rPr>
          <w:rFonts w:ascii="Times New Roman" w:hAnsi="Times New Roman" w:cs="Times New Roman" w:hint="eastAsia"/>
          <w:sz w:val="24"/>
          <w:szCs w:val="24"/>
        </w:rPr>
        <w:lastRenderedPageBreak/>
        <w:t>装通过</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协议发起登录的代码，当服务器返回结果时再发起对</w:t>
      </w:r>
      <w:proofErr w:type="spellStart"/>
      <w:r>
        <w:rPr>
          <w:rFonts w:ascii="Times New Roman" w:hAnsi="Times New Roman" w:cs="Times New Roman" w:hint="eastAsia"/>
          <w:sz w:val="24"/>
          <w:szCs w:val="24"/>
        </w:rPr>
        <w:t>afterLogin</w:t>
      </w:r>
      <w:proofErr w:type="spellEnd"/>
      <w:r>
        <w:rPr>
          <w:rFonts w:ascii="Times New Roman" w:hAnsi="Times New Roman" w:cs="Times New Roman" w:hint="eastAsia"/>
          <w:sz w:val="24"/>
          <w:szCs w:val="24"/>
        </w:rPr>
        <w:t>的调用，在此函数中判断得知登录成功后进行回转数据的保存。</w:t>
      </w:r>
    </w:p>
    <w:p w:rsidR="00603A21"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在移动端发送数据包到服务器时，服务将开始如图</w:t>
      </w:r>
      <w:r>
        <w:rPr>
          <w:rFonts w:ascii="Times New Roman" w:hAnsi="Times New Roman" w:cs="Times New Roman" w:hint="eastAsia"/>
          <w:sz w:val="24"/>
          <w:szCs w:val="24"/>
        </w:rPr>
        <w:t>24</w:t>
      </w:r>
      <w:r>
        <w:rPr>
          <w:rFonts w:ascii="Times New Roman" w:hAnsi="Times New Roman" w:cs="Times New Roman" w:hint="eastAsia"/>
          <w:sz w:val="24"/>
          <w:szCs w:val="24"/>
        </w:rPr>
        <w:t>所示的代码流程进行运行。</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F8876D" wp14:editId="26702289">
            <wp:extent cx="2488506" cy="5229225"/>
            <wp:effectExtent l="0" t="0" r="0" b="0"/>
            <wp:docPr id="63" name="图片 63" descr="C:\Users\Administrator\Downloads\代码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代码流程图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06" cy="5229225"/>
                    </a:xfrm>
                    <a:prstGeom prst="rect">
                      <a:avLst/>
                    </a:prstGeom>
                    <a:noFill/>
                    <a:ln>
                      <a:noFill/>
                    </a:ln>
                  </pic:spPr>
                </pic:pic>
              </a:graphicData>
            </a:graphic>
          </wp:inline>
        </w:drawing>
      </w:r>
    </w:p>
    <w:p w:rsidR="00603A21" w:rsidRPr="0082557F" w:rsidRDefault="00603A21" w:rsidP="00603A21">
      <w:pPr>
        <w:spacing w:line="360" w:lineRule="auto"/>
        <w:jc w:val="center"/>
        <w:rPr>
          <w:rFonts w:cs="宋体"/>
          <w:b/>
        </w:rPr>
      </w:pPr>
      <w:r>
        <w:rPr>
          <w:rFonts w:cs="宋体" w:hint="eastAsia"/>
          <w:b/>
        </w:rPr>
        <w:t>图</w:t>
      </w:r>
      <w:r>
        <w:rPr>
          <w:rFonts w:cs="宋体" w:hint="eastAsia"/>
          <w:b/>
        </w:rPr>
        <w:t xml:space="preserve">24  </w:t>
      </w:r>
      <w:r>
        <w:rPr>
          <w:rFonts w:cs="宋体" w:hint="eastAsia"/>
          <w:b/>
        </w:rPr>
        <w:t>服务器响应登录请求代码流程图</w:t>
      </w:r>
    </w:p>
    <w:p w:rsidR="00603A21" w:rsidRPr="0082557F" w:rsidRDefault="00603A21" w:rsidP="00603A21">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在整个代码流程当中，用户账号和密码验证通过时需要通过数据库查询与用户有关的群</w:t>
      </w:r>
      <w:proofErr w:type="gramStart"/>
      <w:r>
        <w:rPr>
          <w:rFonts w:ascii="Times New Roman" w:hAnsi="Times New Roman" w:cs="Times New Roman" w:hint="eastAsia"/>
          <w:sz w:val="24"/>
          <w:szCs w:val="24"/>
        </w:rPr>
        <w:t>组信息</w:t>
      </w:r>
      <w:proofErr w:type="gramEnd"/>
      <w:r>
        <w:rPr>
          <w:rFonts w:ascii="Times New Roman" w:hAnsi="Times New Roman" w:cs="Times New Roman" w:hint="eastAsia"/>
          <w:sz w:val="24"/>
          <w:szCs w:val="24"/>
        </w:rPr>
        <w:t>和所在群组当中所有的用户信息，此时对这些信息进行缓存有利于提高通讯系统的响应性能；每个与服务器进行连接的用户总会使服务器生成一个与能够与用户进行通讯的通道实例，为了能够通过用户编号找得到该通道实例，需要通过</w:t>
      </w:r>
      <w:r>
        <w:rPr>
          <w:rFonts w:ascii="Times New Roman" w:hAnsi="Times New Roman" w:cs="Times New Roman" w:hint="eastAsia"/>
          <w:sz w:val="24"/>
          <w:szCs w:val="24"/>
        </w:rPr>
        <w:t>Map</w:t>
      </w:r>
      <w:r>
        <w:rPr>
          <w:rFonts w:ascii="Times New Roman" w:hAnsi="Times New Roman" w:cs="Times New Roman" w:hint="eastAsia"/>
          <w:sz w:val="24"/>
          <w:szCs w:val="24"/>
        </w:rPr>
        <w:t>对象进行两者之间的绑定，同时也需要将当前用户的通讯通道绑定到所有的所在群组当中，使的用户能够和群组当中的成员能够进行消息的交流。</w:t>
      </w:r>
    </w:p>
    <w:p w:rsidR="00603A21" w:rsidRPr="0082557F"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2" w:name="_Toc5819061"/>
      <w:bookmarkStart w:id="123" w:name="_Toc6343803"/>
      <w:r>
        <w:rPr>
          <w:rFonts w:hint="eastAsia"/>
        </w:rPr>
        <w:lastRenderedPageBreak/>
        <w:t>4</w:t>
      </w:r>
      <w:r>
        <w:t>.</w:t>
      </w:r>
      <w:r>
        <w:rPr>
          <w:rFonts w:hint="eastAsia"/>
        </w:rPr>
        <w:t>2</w:t>
      </w:r>
      <w:r>
        <w:t>.</w:t>
      </w:r>
      <w:r>
        <w:rPr>
          <w:rFonts w:hint="eastAsia"/>
        </w:rPr>
        <w:t>2</w:t>
      </w:r>
      <w:r>
        <w:t xml:space="preserve"> </w:t>
      </w:r>
      <w:r>
        <w:rPr>
          <w:rFonts w:cs="宋体" w:hint="eastAsia"/>
        </w:rPr>
        <w:t>校园资讯浏览</w:t>
      </w:r>
      <w:bookmarkEnd w:id="122"/>
      <w:bookmarkEnd w:id="123"/>
    </w:p>
    <w:p w:rsidR="00603A21" w:rsidRDefault="00603A21" w:rsidP="00603A21">
      <w:pPr>
        <w:spacing w:line="360" w:lineRule="auto"/>
        <w:rPr>
          <w:rFonts w:ascii="Times New Roman" w:hAnsi="Times New Roman" w:cs="Times New Roman"/>
          <w:sz w:val="24"/>
          <w:szCs w:val="24"/>
        </w:rPr>
      </w:pPr>
      <w:r w:rsidRPr="00107D01">
        <w:rPr>
          <w:rFonts w:ascii="Times New Roman" w:hAnsi="Times New Roman" w:cs="Times New Roman" w:hint="eastAsia"/>
          <w:sz w:val="24"/>
          <w:szCs w:val="24"/>
        </w:rPr>
        <w:tab/>
      </w:r>
      <w:r>
        <w:rPr>
          <w:rFonts w:ascii="Times New Roman" w:hAnsi="Times New Roman" w:cs="Times New Roman" w:hint="eastAsia"/>
          <w:sz w:val="24"/>
          <w:szCs w:val="24"/>
        </w:rPr>
        <w:t>移动</w:t>
      </w:r>
      <w:proofErr w:type="gramStart"/>
      <w:r>
        <w:rPr>
          <w:rFonts w:ascii="Times New Roman" w:hAnsi="Times New Roman" w:cs="Times New Roman" w:hint="eastAsia"/>
          <w:sz w:val="24"/>
          <w:szCs w:val="24"/>
        </w:rPr>
        <w:t>端用户</w:t>
      </w:r>
      <w:proofErr w:type="gramEnd"/>
      <w:r>
        <w:rPr>
          <w:rFonts w:ascii="Times New Roman" w:hAnsi="Times New Roman" w:cs="Times New Roman" w:hint="eastAsia"/>
          <w:sz w:val="24"/>
          <w:szCs w:val="24"/>
        </w:rPr>
        <w:t>点击进入校园资讯界面时，将触发</w:t>
      </w:r>
      <w:r>
        <w:rPr>
          <w:rFonts w:ascii="Times New Roman" w:hAnsi="Times New Roman" w:cs="Times New Roman" w:hint="eastAsia"/>
          <w:sz w:val="24"/>
          <w:szCs w:val="24"/>
        </w:rPr>
        <w:t>fetch</w:t>
      </w:r>
      <w:r>
        <w:rPr>
          <w:rFonts w:ascii="Times New Roman" w:hAnsi="Times New Roman" w:cs="Times New Roman" w:hint="eastAsia"/>
          <w:sz w:val="24"/>
          <w:szCs w:val="24"/>
        </w:rPr>
        <w:t>函数的运行。</w:t>
      </w:r>
    </w:p>
    <w:p w:rsidR="00603A21" w:rsidRPr="00770ADE" w:rsidRDefault="00603A21" w:rsidP="00603A21">
      <w:pPr>
        <w:pStyle w:val="ad"/>
        <w:rPr>
          <w:rFonts w:cs="宋体"/>
        </w:rPr>
      </w:pPr>
      <w:r w:rsidRPr="00672DD7">
        <w:rPr>
          <w:rFonts w:cs="宋体" w:hint="eastAsia"/>
        </w:rPr>
        <w:t>代码</w:t>
      </w:r>
      <w:r>
        <w:rPr>
          <w:rFonts w:hint="eastAsia"/>
        </w:rPr>
        <w:t>2</w:t>
      </w:r>
      <w:r w:rsidRPr="00672DD7">
        <w:t xml:space="preserve">  </w:t>
      </w:r>
      <w:r>
        <w:rPr>
          <w:rFonts w:cs="宋体" w:hint="eastAsia"/>
        </w:rPr>
        <w:t>移动进行登录操作代码</w:t>
      </w:r>
    </w:p>
    <w:tbl>
      <w:tblPr>
        <w:tblStyle w:val="ac"/>
        <w:tblW w:w="0" w:type="auto"/>
        <w:tblLook w:val="04A0" w:firstRow="1" w:lastRow="0" w:firstColumn="1" w:lastColumn="0" w:noHBand="0" w:noVBand="1"/>
      </w:tblPr>
      <w:tblGrid>
        <w:gridCol w:w="9002"/>
      </w:tblGrid>
      <w:tr w:rsidR="00603A21" w:rsidTr="00E1139A">
        <w:tc>
          <w:tcPr>
            <w:tcW w:w="9002" w:type="dxa"/>
          </w:tcPr>
          <w:p w:rsidR="00603A21" w:rsidRDefault="00603A21" w:rsidP="00E1139A">
            <w:pPr>
              <w:pStyle w:val="HTML"/>
              <w:shd w:val="clear" w:color="auto" w:fill="FFFFFF"/>
              <w:rPr>
                <w:rFonts w:ascii="Consolas" w:hAnsi="Consolas" w:cs="Consolas"/>
                <w:kern w:val="2"/>
                <w:sz w:val="21"/>
                <w:szCs w:val="21"/>
              </w:rPr>
            </w:pPr>
            <w:proofErr w:type="spellStart"/>
            <w:r w:rsidRPr="00DA4CDC">
              <w:rPr>
                <w:rFonts w:ascii="Consolas" w:hAnsi="Consolas" w:cs="Consolas"/>
                <w:kern w:val="2"/>
                <w:sz w:val="21"/>
                <w:szCs w:val="21"/>
              </w:rPr>
              <w:t>const</w:t>
            </w:r>
            <w:proofErr w:type="spellEnd"/>
            <w:r w:rsidRPr="00DA4CDC">
              <w:rPr>
                <w:rFonts w:ascii="Consolas" w:hAnsi="Consolas" w:cs="Consolas"/>
                <w:kern w:val="2"/>
                <w:sz w:val="21"/>
                <w:szCs w:val="21"/>
              </w:rPr>
              <w:t xml:space="preserve"> {dispatch} = </w:t>
            </w:r>
            <w:proofErr w:type="spellStart"/>
            <w:r w:rsidRPr="00DA4CDC">
              <w:rPr>
                <w:rFonts w:ascii="Consolas" w:hAnsi="Consolas" w:cs="Consolas"/>
                <w:kern w:val="2"/>
                <w:sz w:val="21"/>
                <w:szCs w:val="21"/>
              </w:rPr>
              <w:t>this.props</w:t>
            </w:r>
            <w:proofErr w:type="spellEnd"/>
            <w:r w:rsidRPr="00DA4CDC">
              <w:rPr>
                <w:rFonts w:ascii="Consolas" w:hAnsi="Consolas" w:cs="Consolas"/>
                <w:kern w:val="2"/>
                <w:sz w:val="21"/>
                <w:szCs w:val="21"/>
              </w:rPr>
              <w:t>;</w:t>
            </w:r>
            <w:r w:rsidRPr="00DA4CDC">
              <w:rPr>
                <w:rFonts w:ascii="Consolas" w:hAnsi="Consolas" w:cs="Consolas"/>
                <w:kern w:val="2"/>
                <w:sz w:val="21"/>
                <w:szCs w:val="21"/>
              </w:rPr>
              <w:br/>
            </w: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触发函数</w:t>
            </w:r>
            <w:r w:rsidRPr="000B2AB6">
              <w:rPr>
                <w:rFonts w:ascii="Consolas" w:hAnsi="Consolas" w:hint="eastAsia"/>
                <w:color w:val="999999"/>
                <w:kern w:val="2"/>
                <w:sz w:val="21"/>
                <w:szCs w:val="21"/>
              </w:rPr>
              <w:t>fetch</w:t>
            </w:r>
            <w:r w:rsidRPr="000B2AB6">
              <w:rPr>
                <w:rFonts w:ascii="Consolas" w:hAnsi="Consolas" w:hint="eastAsia"/>
                <w:color w:val="999999"/>
                <w:kern w:val="2"/>
                <w:sz w:val="21"/>
                <w:szCs w:val="21"/>
              </w:rPr>
              <w:t>的运行</w:t>
            </w:r>
          </w:p>
          <w:p w:rsidR="00603A21" w:rsidRDefault="00603A21" w:rsidP="00E1139A">
            <w:pPr>
              <w:pStyle w:val="HTML"/>
              <w:shd w:val="clear" w:color="auto" w:fill="FFFFFF"/>
              <w:rPr>
                <w:rFonts w:ascii="Consolas" w:hAnsi="Consolas" w:cs="Consolas"/>
                <w:kern w:val="2"/>
                <w:sz w:val="21"/>
                <w:szCs w:val="21"/>
              </w:rPr>
            </w:pPr>
            <w:r w:rsidRPr="00DA4CDC">
              <w:rPr>
                <w:rFonts w:ascii="Consolas" w:hAnsi="Consolas" w:cs="Consolas"/>
                <w:kern w:val="2"/>
                <w:sz w:val="21"/>
                <w:szCs w:val="21"/>
              </w:rPr>
              <w:t>dispatch({</w:t>
            </w:r>
            <w:r w:rsidRPr="00DA4CDC">
              <w:rPr>
                <w:rFonts w:ascii="Consolas" w:hAnsi="Consolas" w:cs="Consolas"/>
                <w:kern w:val="2"/>
                <w:sz w:val="21"/>
                <w:szCs w:val="21"/>
              </w:rPr>
              <w:br/>
              <w:t xml:space="preserve">  type: "routine/fetch",</w:t>
            </w:r>
            <w:r w:rsidRPr="00DA4CDC">
              <w:rPr>
                <w:rFonts w:ascii="Consolas" w:hAnsi="Consolas" w:cs="Consolas"/>
                <w:kern w:val="2"/>
                <w:sz w:val="21"/>
                <w:szCs w:val="21"/>
              </w:rPr>
              <w:br/>
              <w:t xml:space="preserve">  payload: {}</w:t>
            </w:r>
            <w:r w:rsidRPr="00DA4CDC">
              <w:rPr>
                <w:rFonts w:ascii="Consolas" w:hAnsi="Consolas" w:cs="Consolas"/>
                <w:kern w:val="2"/>
                <w:sz w:val="21"/>
                <w:szCs w:val="21"/>
              </w:rPr>
              <w:br/>
              <w:t>})</w:t>
            </w:r>
          </w:p>
          <w:p w:rsidR="00603A21" w:rsidRPr="000B2AB6" w:rsidRDefault="00603A21" w:rsidP="00E1139A">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发起资源请求</w:t>
            </w:r>
          </w:p>
          <w:p w:rsidR="00603A21" w:rsidRDefault="00603A21" w:rsidP="00E1139A">
            <w:pPr>
              <w:pStyle w:val="HTML"/>
              <w:shd w:val="clear" w:color="auto" w:fill="FFFFFF"/>
              <w:rPr>
                <w:rFonts w:ascii="Consolas" w:hAnsi="Consolas" w:cs="Consolas"/>
                <w:kern w:val="2"/>
                <w:sz w:val="21"/>
                <w:szCs w:val="21"/>
              </w:rPr>
            </w:pPr>
            <w:proofErr w:type="spellStart"/>
            <w:r w:rsidRPr="00DA4CDC">
              <w:rPr>
                <w:rFonts w:ascii="Consolas" w:hAnsi="Consolas" w:cs="Consolas"/>
                <w:kern w:val="2"/>
                <w:sz w:val="21"/>
                <w:szCs w:val="21"/>
              </w:rPr>
              <w:t>async</w:t>
            </w:r>
            <w:proofErr w:type="spellEnd"/>
            <w:r w:rsidRPr="00DA4CDC">
              <w:rPr>
                <w:rFonts w:ascii="Consolas" w:hAnsi="Consolas" w:cs="Consolas"/>
                <w:kern w:val="2"/>
                <w:sz w:val="21"/>
                <w:szCs w:val="21"/>
              </w:rPr>
              <w:t xml:space="preserve"> function </w:t>
            </w:r>
            <w:proofErr w:type="spellStart"/>
            <w:r w:rsidRPr="00DA4CDC">
              <w:rPr>
                <w:rFonts w:ascii="Consolas" w:hAnsi="Consolas" w:cs="Consolas"/>
                <w:kern w:val="2"/>
                <w:sz w:val="21"/>
                <w:szCs w:val="21"/>
              </w:rPr>
              <w:t>queryRoutine</w:t>
            </w:r>
            <w:proofErr w:type="spellEnd"/>
            <w:r w:rsidRPr="00DA4CDC">
              <w:rPr>
                <w:rFonts w:ascii="Consolas" w:hAnsi="Consolas" w:cs="Consolas"/>
                <w:kern w:val="2"/>
                <w:sz w:val="21"/>
                <w:szCs w:val="21"/>
              </w:rPr>
              <w:t>(</w:t>
            </w:r>
            <w:proofErr w:type="spellStart"/>
            <w:r w:rsidRPr="00DA4CDC">
              <w:rPr>
                <w:rFonts w:ascii="Consolas" w:hAnsi="Consolas" w:cs="Consolas"/>
                <w:kern w:val="2"/>
                <w:sz w:val="21"/>
                <w:szCs w:val="21"/>
              </w:rPr>
              <w:t>params</w:t>
            </w:r>
            <w:proofErr w:type="spellEnd"/>
            <w:r w:rsidRPr="00DA4CDC">
              <w:rPr>
                <w:rFonts w:ascii="Consolas" w:hAnsi="Consolas" w:cs="Consolas"/>
                <w:kern w:val="2"/>
                <w:sz w:val="21"/>
                <w:szCs w:val="21"/>
              </w:rPr>
              <w:t>) {</w:t>
            </w:r>
            <w:r w:rsidRPr="00DA4CDC">
              <w:rPr>
                <w:rFonts w:ascii="Consolas" w:hAnsi="Consolas" w:cs="Consolas"/>
                <w:kern w:val="2"/>
                <w:sz w:val="21"/>
                <w:szCs w:val="21"/>
              </w:rPr>
              <w:br/>
              <w:t xml:space="preserve">  return request('/rest/</w:t>
            </w:r>
            <w:proofErr w:type="spellStart"/>
            <w:r w:rsidRPr="00DA4CDC">
              <w:rPr>
                <w:rFonts w:ascii="Consolas" w:hAnsi="Consolas" w:cs="Consolas"/>
                <w:kern w:val="2"/>
                <w:sz w:val="21"/>
                <w:szCs w:val="21"/>
              </w:rPr>
              <w:t>appRoutineService</w:t>
            </w:r>
            <w:proofErr w:type="spellEnd"/>
            <w:r w:rsidRPr="00DA4CDC">
              <w:rPr>
                <w:rFonts w:ascii="Consolas" w:hAnsi="Consolas" w:cs="Consolas"/>
                <w:kern w:val="2"/>
                <w:sz w:val="21"/>
                <w:szCs w:val="21"/>
              </w:rPr>
              <w:t>/</w:t>
            </w:r>
            <w:proofErr w:type="spellStart"/>
            <w:r w:rsidRPr="00DA4CDC">
              <w:rPr>
                <w:rFonts w:ascii="Consolas" w:hAnsi="Consolas" w:cs="Consolas"/>
                <w:kern w:val="2"/>
                <w:sz w:val="21"/>
                <w:szCs w:val="21"/>
              </w:rPr>
              <w:t>queryByPager</w:t>
            </w:r>
            <w:proofErr w:type="spellEnd"/>
            <w:r w:rsidRPr="00DA4CDC">
              <w:rPr>
                <w:rFonts w:ascii="Consolas" w:hAnsi="Consolas" w:cs="Consolas"/>
                <w:kern w:val="2"/>
                <w:sz w:val="21"/>
                <w:szCs w:val="21"/>
              </w:rPr>
              <w:t>', {</w:t>
            </w:r>
            <w:r w:rsidRPr="00DA4CDC">
              <w:rPr>
                <w:rFonts w:ascii="Consolas" w:hAnsi="Consolas" w:cs="Consolas"/>
                <w:kern w:val="2"/>
                <w:sz w:val="21"/>
                <w:szCs w:val="21"/>
              </w:rPr>
              <w:br/>
              <w:t xml:space="preserve">    method: 'POST',</w:t>
            </w:r>
            <w:r w:rsidRPr="00DA4CDC">
              <w:rPr>
                <w:rFonts w:ascii="Consolas" w:hAnsi="Consolas" w:cs="Consolas"/>
                <w:kern w:val="2"/>
                <w:sz w:val="21"/>
                <w:szCs w:val="21"/>
              </w:rPr>
              <w:br/>
              <w:t xml:space="preserve">    body: {</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params</w:t>
            </w:r>
            <w:proofErr w:type="spellEnd"/>
            <w:r w:rsidRPr="00DA4CDC">
              <w:rPr>
                <w:rFonts w:ascii="Consolas" w:hAnsi="Consolas" w:cs="Consolas"/>
                <w:kern w:val="2"/>
                <w:sz w:val="21"/>
                <w:szCs w:val="21"/>
              </w:rPr>
              <w:br/>
              <w:t xml:space="preserve">    }</w:t>
            </w:r>
            <w:r w:rsidRPr="00DA4CDC">
              <w:rPr>
                <w:rFonts w:ascii="Consolas" w:hAnsi="Consolas" w:cs="Consolas"/>
                <w:kern w:val="2"/>
                <w:sz w:val="21"/>
                <w:szCs w:val="21"/>
              </w:rPr>
              <w:br/>
              <w:t xml:space="preserve">  });</w:t>
            </w:r>
            <w:r w:rsidRPr="00DA4CDC">
              <w:rPr>
                <w:rFonts w:ascii="Consolas" w:hAnsi="Consolas" w:cs="Consolas"/>
                <w:kern w:val="2"/>
                <w:sz w:val="21"/>
                <w:szCs w:val="21"/>
              </w:rPr>
              <w:br/>
              <w:t>}</w:t>
            </w:r>
          </w:p>
          <w:p w:rsidR="00603A21" w:rsidRPr="000B2AB6" w:rsidRDefault="00603A21" w:rsidP="00E1139A">
            <w:pPr>
              <w:pStyle w:val="HTML"/>
              <w:shd w:val="clear" w:color="auto" w:fill="FFFFFF"/>
              <w:rPr>
                <w:rFonts w:ascii="Consolas" w:hAnsi="Consolas"/>
                <w:color w:val="999999"/>
                <w:kern w:val="2"/>
                <w:sz w:val="21"/>
                <w:szCs w:val="21"/>
              </w:rPr>
            </w:pPr>
            <w:r>
              <w:rPr>
                <w:rFonts w:ascii="Consolas" w:hAnsi="Consolas" w:cs="Consolas" w:hint="eastAsia"/>
                <w:kern w:val="2"/>
                <w:sz w:val="21"/>
                <w:szCs w:val="21"/>
              </w:rPr>
              <w:t xml:space="preserve">// </w:t>
            </w:r>
            <w:r w:rsidRPr="000B2AB6">
              <w:rPr>
                <w:rFonts w:ascii="Consolas" w:hAnsi="Consolas" w:hint="eastAsia"/>
                <w:color w:val="999999"/>
                <w:kern w:val="2"/>
                <w:sz w:val="21"/>
                <w:szCs w:val="21"/>
              </w:rPr>
              <w:t>调用资源请求函数，保存资源</w:t>
            </w:r>
          </w:p>
          <w:p w:rsidR="00603A21" w:rsidRPr="00DA4CDC" w:rsidRDefault="00603A21" w:rsidP="00E1139A">
            <w:pPr>
              <w:pStyle w:val="HTML"/>
              <w:shd w:val="clear" w:color="auto" w:fill="FFFFFF"/>
              <w:rPr>
                <w:rFonts w:ascii="Consolas" w:hAnsi="Consolas" w:cs="Consolas"/>
                <w:color w:val="000000"/>
                <w:sz w:val="23"/>
                <w:szCs w:val="23"/>
              </w:rPr>
            </w:pPr>
            <w:proofErr w:type="spellStart"/>
            <w:r w:rsidRPr="00DA4CDC">
              <w:rPr>
                <w:rFonts w:ascii="Consolas" w:hAnsi="Consolas" w:cs="Consolas"/>
                <w:kern w:val="2"/>
                <w:sz w:val="21"/>
                <w:szCs w:val="21"/>
              </w:rPr>
              <w:t>async</w:t>
            </w:r>
            <w:proofErr w:type="spellEnd"/>
            <w:r w:rsidRPr="00DA4CDC">
              <w:rPr>
                <w:rFonts w:ascii="Consolas" w:hAnsi="Consolas" w:cs="Consolas"/>
                <w:kern w:val="2"/>
                <w:sz w:val="21"/>
                <w:szCs w:val="21"/>
              </w:rPr>
              <w:t xml:space="preserve"> fetch(payload) {</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const</w:t>
            </w:r>
            <w:proofErr w:type="spellEnd"/>
            <w:r w:rsidRPr="00DA4CDC">
              <w:rPr>
                <w:rFonts w:ascii="Consolas" w:hAnsi="Consolas" w:cs="Consolas"/>
                <w:kern w:val="2"/>
                <w:sz w:val="21"/>
                <w:szCs w:val="21"/>
              </w:rPr>
              <w:t xml:space="preserve"> response = await </w:t>
            </w:r>
            <w:proofErr w:type="spellStart"/>
            <w:r w:rsidRPr="00DA4CDC">
              <w:rPr>
                <w:rFonts w:ascii="Consolas" w:hAnsi="Consolas" w:cs="Consolas"/>
                <w:kern w:val="2"/>
                <w:sz w:val="21"/>
                <w:szCs w:val="21"/>
              </w:rPr>
              <w:t>queryRoutine</w:t>
            </w:r>
            <w:proofErr w:type="spellEnd"/>
            <w:r w:rsidRPr="00DA4CDC">
              <w:rPr>
                <w:rFonts w:ascii="Consolas" w:hAnsi="Consolas" w:cs="Consolas"/>
                <w:kern w:val="2"/>
                <w:sz w:val="21"/>
                <w:szCs w:val="21"/>
              </w:rPr>
              <w:t>(payload);</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this.saveEntitiesAndPagination</w:t>
            </w:r>
            <w:proofErr w:type="spellEnd"/>
            <w:r w:rsidRPr="00DA4CDC">
              <w:rPr>
                <w:rFonts w:ascii="Consolas" w:hAnsi="Consolas" w:cs="Consolas"/>
                <w:kern w:val="2"/>
                <w:sz w:val="21"/>
                <w:szCs w:val="21"/>
              </w:rPr>
              <w:t>(response);</w:t>
            </w:r>
            <w:r w:rsidRPr="00DA4CDC">
              <w:rPr>
                <w:rFonts w:ascii="Consolas" w:hAnsi="Consolas" w:cs="Consolas"/>
                <w:kern w:val="2"/>
                <w:sz w:val="21"/>
                <w:szCs w:val="21"/>
              </w:rPr>
              <w:br/>
              <w:t xml:space="preserve">  </w:t>
            </w:r>
            <w:proofErr w:type="spellStart"/>
            <w:r w:rsidRPr="00DA4CDC">
              <w:rPr>
                <w:rFonts w:ascii="Consolas" w:hAnsi="Consolas" w:cs="Consolas"/>
                <w:kern w:val="2"/>
                <w:sz w:val="21"/>
                <w:szCs w:val="21"/>
              </w:rPr>
              <w:t>this.deleteAndSaveCurrent</w:t>
            </w:r>
            <w:proofErr w:type="spellEnd"/>
            <w:r w:rsidRPr="00DA4CDC">
              <w:rPr>
                <w:rFonts w:ascii="Consolas" w:hAnsi="Consolas" w:cs="Consolas"/>
                <w:kern w:val="2"/>
                <w:sz w:val="21"/>
                <w:szCs w:val="21"/>
              </w:rPr>
              <w:t>(response);</w:t>
            </w:r>
            <w:r w:rsidRPr="00DA4CDC">
              <w:rPr>
                <w:rFonts w:ascii="Consolas" w:hAnsi="Consolas" w:cs="Consolas"/>
                <w:kern w:val="2"/>
                <w:sz w:val="21"/>
                <w:szCs w:val="21"/>
              </w:rPr>
              <w:br/>
              <w:t>}</w:t>
            </w:r>
          </w:p>
        </w:tc>
      </w:tr>
    </w:tbl>
    <w:p w:rsidR="00603A21" w:rsidRDefault="00603A21" w:rsidP="00603A21">
      <w:pPr>
        <w:pStyle w:val="ad"/>
        <w:ind w:firstLine="420"/>
        <w:jc w:val="both"/>
        <w:rPr>
          <w:b w:val="0"/>
          <w:bCs w:val="0"/>
          <w:sz w:val="24"/>
          <w:szCs w:val="24"/>
        </w:rPr>
      </w:pPr>
      <w:r>
        <w:rPr>
          <w:rFonts w:hint="eastAsia"/>
          <w:b w:val="0"/>
          <w:bCs w:val="0"/>
          <w:sz w:val="24"/>
          <w:szCs w:val="24"/>
        </w:rPr>
        <w:t>如代码</w:t>
      </w:r>
      <w:r>
        <w:rPr>
          <w:rFonts w:hint="eastAsia"/>
          <w:b w:val="0"/>
          <w:bCs w:val="0"/>
          <w:sz w:val="24"/>
          <w:szCs w:val="24"/>
        </w:rPr>
        <w:t>2</w:t>
      </w:r>
      <w:r>
        <w:rPr>
          <w:rFonts w:hint="eastAsia"/>
          <w:b w:val="0"/>
          <w:bCs w:val="0"/>
          <w:sz w:val="24"/>
          <w:szCs w:val="24"/>
        </w:rPr>
        <w:t>所示，</w:t>
      </w:r>
      <w:r>
        <w:rPr>
          <w:rFonts w:hint="eastAsia"/>
          <w:b w:val="0"/>
          <w:bCs w:val="0"/>
          <w:sz w:val="24"/>
          <w:szCs w:val="24"/>
        </w:rPr>
        <w:t>await</w:t>
      </w:r>
      <w:r>
        <w:rPr>
          <w:rFonts w:hint="eastAsia"/>
          <w:b w:val="0"/>
          <w:bCs w:val="0"/>
          <w:sz w:val="24"/>
          <w:szCs w:val="24"/>
        </w:rPr>
        <w:t>和</w:t>
      </w:r>
      <w:proofErr w:type="spellStart"/>
      <w:r>
        <w:rPr>
          <w:rFonts w:hint="eastAsia"/>
          <w:b w:val="0"/>
          <w:bCs w:val="0"/>
          <w:sz w:val="24"/>
          <w:szCs w:val="24"/>
        </w:rPr>
        <w:t>async</w:t>
      </w:r>
      <w:proofErr w:type="spellEnd"/>
      <w:r>
        <w:rPr>
          <w:rFonts w:hint="eastAsia"/>
          <w:b w:val="0"/>
          <w:bCs w:val="0"/>
          <w:sz w:val="24"/>
          <w:szCs w:val="24"/>
        </w:rPr>
        <w:t>关键字属于</w:t>
      </w:r>
      <w:r>
        <w:rPr>
          <w:rFonts w:hint="eastAsia"/>
          <w:b w:val="0"/>
          <w:bCs w:val="0"/>
          <w:sz w:val="24"/>
          <w:szCs w:val="24"/>
        </w:rPr>
        <w:t>ES7</w:t>
      </w:r>
      <w:r>
        <w:rPr>
          <w:rFonts w:hint="eastAsia"/>
          <w:b w:val="0"/>
          <w:bCs w:val="0"/>
          <w:sz w:val="24"/>
          <w:szCs w:val="24"/>
        </w:rPr>
        <w:t>当中进行异步操作语法糖，在</w:t>
      </w:r>
      <w:r>
        <w:rPr>
          <w:rFonts w:hint="eastAsia"/>
          <w:b w:val="0"/>
          <w:bCs w:val="0"/>
          <w:sz w:val="24"/>
          <w:szCs w:val="24"/>
        </w:rPr>
        <w:t>await</w:t>
      </w:r>
      <w:r>
        <w:rPr>
          <w:rFonts w:hint="eastAsia"/>
          <w:b w:val="0"/>
          <w:bCs w:val="0"/>
          <w:sz w:val="24"/>
          <w:szCs w:val="24"/>
        </w:rPr>
        <w:t>表达式处只有在请求处理完毕后，后续的代码才会被运行。在接收到服务器的响应后，将数据添加到本</w:t>
      </w:r>
      <w:r>
        <w:rPr>
          <w:rFonts w:hint="eastAsia"/>
          <w:b w:val="0"/>
          <w:bCs w:val="0"/>
          <w:sz w:val="24"/>
          <w:szCs w:val="24"/>
        </w:rPr>
        <w:t>state</w:t>
      </w:r>
      <w:r>
        <w:rPr>
          <w:rFonts w:hint="eastAsia"/>
          <w:b w:val="0"/>
          <w:bCs w:val="0"/>
          <w:sz w:val="24"/>
          <w:szCs w:val="24"/>
        </w:rPr>
        <w:t>结构树当中，供容器组件进行界面的渲染。</w:t>
      </w:r>
    </w:p>
    <w:p w:rsidR="00603A21" w:rsidRDefault="00603A21" w:rsidP="00603A21">
      <w:pPr>
        <w:pStyle w:val="ad"/>
        <w:rPr>
          <w:b w:val="0"/>
          <w:bCs w:val="0"/>
          <w:sz w:val="24"/>
          <w:szCs w:val="24"/>
        </w:rPr>
      </w:pPr>
      <w:r>
        <w:rPr>
          <w:rFonts w:hint="eastAsia"/>
          <w:b w:val="0"/>
          <w:bCs w:val="0"/>
          <w:noProof/>
          <w:sz w:val="24"/>
          <w:szCs w:val="24"/>
        </w:rPr>
        <w:lastRenderedPageBreak/>
        <w:drawing>
          <wp:inline distT="0" distB="0" distL="0" distR="0" wp14:anchorId="7452066C" wp14:editId="09CD5858">
            <wp:extent cx="2505075" cy="4292262"/>
            <wp:effectExtent l="0" t="0" r="0" b="0"/>
            <wp:docPr id="64" name="图片 64" descr="F:\ReactProjects\myapp\design\graph\服务器查询资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actProjects\myapp\design\graph\服务器查询资讯代码流程图.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231" cy="43079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25  </w:t>
      </w:r>
      <w:r w:rsidRPr="00BC67F4">
        <w:rPr>
          <w:rFonts w:cs="宋体" w:hint="eastAsia"/>
          <w:b/>
        </w:rPr>
        <w:t>服务器查询资讯代码流程图</w:t>
      </w:r>
    </w:p>
    <w:p w:rsidR="00603A21" w:rsidRDefault="00603A21" w:rsidP="00603A21">
      <w:pPr>
        <w:spacing w:line="360" w:lineRule="auto"/>
        <w:rPr>
          <w:rFonts w:ascii="Times New Roman" w:hAnsi="Times New Roman" w:cs="Times New Roman"/>
          <w:sz w:val="24"/>
          <w:szCs w:val="24"/>
        </w:rPr>
      </w:pPr>
      <w:r w:rsidRPr="001D3BD5">
        <w:rPr>
          <w:rFonts w:ascii="Times New Roman" w:hAnsi="Times New Roman" w:cs="Times New Roman" w:hint="eastAsia"/>
          <w:sz w:val="24"/>
          <w:szCs w:val="24"/>
        </w:rPr>
        <w:tab/>
      </w:r>
      <w:r>
        <w:rPr>
          <w:rFonts w:ascii="Times New Roman" w:hAnsi="Times New Roman" w:cs="Times New Roman" w:hint="eastAsia"/>
          <w:sz w:val="24"/>
          <w:szCs w:val="24"/>
        </w:rPr>
        <w:t>对于验证数据的完整性的相关操作，在实现中交付与</w:t>
      </w:r>
      <w:r>
        <w:rPr>
          <w:rFonts w:ascii="Times New Roman" w:hAnsi="Times New Roman" w:cs="Times New Roman" w:hint="eastAsia"/>
          <w:sz w:val="24"/>
          <w:szCs w:val="24"/>
        </w:rPr>
        <w:t>Aspect</w:t>
      </w:r>
      <w:r>
        <w:rPr>
          <w:rFonts w:ascii="Times New Roman" w:hAnsi="Times New Roman" w:cs="Times New Roman" w:hint="eastAsia"/>
          <w:sz w:val="24"/>
          <w:szCs w:val="24"/>
        </w:rPr>
        <w:t>对象进行完成，当有服务方法标注了该横切面的切入点时，该</w:t>
      </w:r>
      <w:r>
        <w:rPr>
          <w:rFonts w:ascii="Times New Roman" w:hAnsi="Times New Roman" w:cs="Times New Roman" w:hint="eastAsia"/>
          <w:sz w:val="24"/>
          <w:szCs w:val="24"/>
        </w:rPr>
        <w:t>Aspect</w:t>
      </w:r>
      <w:r>
        <w:rPr>
          <w:rFonts w:ascii="Times New Roman" w:hAnsi="Times New Roman" w:cs="Times New Roman" w:hint="eastAsia"/>
          <w:sz w:val="24"/>
          <w:szCs w:val="24"/>
        </w:rPr>
        <w:t>开始根据实现定义好的规则进行数据的校验；查找用户能够查看的资讯时将绝大部分逻辑放进</w:t>
      </w:r>
      <w:r>
        <w:rPr>
          <w:rFonts w:ascii="Times New Roman" w:hAnsi="Times New Roman" w:cs="Times New Roman" w:hint="eastAsia"/>
          <w:sz w:val="24"/>
          <w:szCs w:val="24"/>
        </w:rPr>
        <w:t>SQL</w:t>
      </w:r>
      <w:r>
        <w:rPr>
          <w:rFonts w:ascii="Times New Roman" w:hAnsi="Times New Roman" w:cs="Times New Roman" w:hint="eastAsia"/>
          <w:sz w:val="24"/>
          <w:szCs w:val="24"/>
        </w:rPr>
        <w:t>代码中，从而充分利用</w:t>
      </w:r>
      <w:r>
        <w:rPr>
          <w:rFonts w:ascii="Times New Roman" w:hAnsi="Times New Roman" w:cs="Times New Roman" w:hint="eastAsia"/>
          <w:sz w:val="24"/>
          <w:szCs w:val="24"/>
        </w:rPr>
        <w:t>SQL</w:t>
      </w:r>
      <w:r>
        <w:rPr>
          <w:rFonts w:ascii="Times New Roman" w:hAnsi="Times New Roman" w:cs="Times New Roman" w:hint="eastAsia"/>
          <w:sz w:val="24"/>
          <w:szCs w:val="24"/>
        </w:rPr>
        <w:t>语言本身的查询优势。</w:t>
      </w:r>
      <w:r w:rsidRPr="001D3BD5">
        <w:rPr>
          <w:rFonts w:ascii="Times New Roman" w:hAnsi="Times New Roman" w:cs="Times New Roman" w:hint="eastAsia"/>
          <w:sz w:val="24"/>
          <w:szCs w:val="24"/>
        </w:rPr>
        <w:t xml:space="preserve"> </w:t>
      </w: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Default="00603A21" w:rsidP="00603A21">
      <w:pPr>
        <w:spacing w:line="360" w:lineRule="auto"/>
        <w:rPr>
          <w:rFonts w:ascii="Times New Roman" w:hAnsi="Times New Roman" w:cs="Times New Roman"/>
          <w:sz w:val="24"/>
          <w:szCs w:val="24"/>
        </w:rPr>
      </w:pPr>
    </w:p>
    <w:p w:rsidR="00603A21" w:rsidRPr="001D3BD5" w:rsidRDefault="00603A21" w:rsidP="00603A21">
      <w:pPr>
        <w:spacing w:line="360" w:lineRule="auto"/>
        <w:rPr>
          <w:rFonts w:ascii="Times New Roman" w:hAnsi="Times New Roman" w:cs="Times New Roman"/>
          <w:sz w:val="24"/>
          <w:szCs w:val="24"/>
        </w:rPr>
      </w:pPr>
    </w:p>
    <w:p w:rsidR="00603A21" w:rsidRDefault="00603A21" w:rsidP="00603A21">
      <w:pPr>
        <w:pStyle w:val="3"/>
        <w:rPr>
          <w:rFonts w:cs="宋体"/>
        </w:rPr>
      </w:pPr>
      <w:bookmarkStart w:id="124" w:name="_Toc5819062"/>
      <w:bookmarkStart w:id="125" w:name="_Toc6343804"/>
      <w:r>
        <w:rPr>
          <w:rFonts w:hint="eastAsia"/>
        </w:rPr>
        <w:lastRenderedPageBreak/>
        <w:t>4</w:t>
      </w:r>
      <w:r>
        <w:t>.</w:t>
      </w:r>
      <w:r>
        <w:rPr>
          <w:rFonts w:hint="eastAsia"/>
        </w:rPr>
        <w:t>2</w:t>
      </w:r>
      <w:r>
        <w:t>.</w:t>
      </w:r>
      <w:r>
        <w:rPr>
          <w:rFonts w:hint="eastAsia"/>
        </w:rPr>
        <w:t>3</w:t>
      </w:r>
      <w:r>
        <w:rPr>
          <w:rFonts w:cs="宋体" w:hint="eastAsia"/>
        </w:rPr>
        <w:t>一对一即时通讯</w:t>
      </w:r>
      <w:bookmarkEnd w:id="124"/>
      <w:bookmarkEnd w:id="125"/>
    </w:p>
    <w:p w:rsidR="00603A21" w:rsidRDefault="00603A21" w:rsidP="00603A21">
      <w:pPr>
        <w:spacing w:line="360" w:lineRule="auto"/>
        <w:rPr>
          <w:rFonts w:ascii="Times New Roman" w:hAnsi="Times New Roman" w:cs="Times New Roman"/>
          <w:sz w:val="24"/>
          <w:szCs w:val="24"/>
        </w:rPr>
      </w:pPr>
      <w:r>
        <w:rPr>
          <w:rFonts w:hint="eastAsia"/>
        </w:rPr>
        <w:tab/>
      </w:r>
      <w:r>
        <w:rPr>
          <w:rFonts w:ascii="Times New Roman" w:hAnsi="Times New Roman" w:cs="Times New Roman" w:hint="eastAsia"/>
          <w:sz w:val="24"/>
          <w:szCs w:val="24"/>
        </w:rPr>
        <w:t>对于点对点即时通讯，在信息将被发送处理时，客户端的程序流程图如下所示：</w:t>
      </w:r>
    </w:p>
    <w:p w:rsidR="00603A21" w:rsidRDefault="00603A21" w:rsidP="00603A21">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5C2EC3B" wp14:editId="41ED591E">
            <wp:extent cx="3582038" cy="4743450"/>
            <wp:effectExtent l="0" t="0" r="0" b="0"/>
            <wp:docPr id="6" name="图片 6" descr="F:\ReactProjects\myapp\design\graph\客户端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actProjects\myapp\design\graph\客户端一对一即时通讯代码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2038" cy="4743450"/>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26  </w:t>
      </w:r>
      <w:r w:rsidRPr="00B37D9C">
        <w:rPr>
          <w:rFonts w:cs="宋体" w:hint="eastAsia"/>
          <w:b/>
        </w:rPr>
        <w:t>客户端一对一即时通讯代码流程图</w:t>
      </w:r>
    </w:p>
    <w:p w:rsidR="00603A21"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上图暂不涉及到异常处理情况。当移动端在和服务器建立好连接好通道后，能够将移动端产生的具有一定格式的信息发送到服务器。当服务响应完成后，为</w:t>
      </w:r>
      <w:proofErr w:type="spellStart"/>
      <w:r>
        <w:rPr>
          <w:rFonts w:ascii="Times New Roman" w:hAnsi="Times New Roman" w:cs="Times New Roman" w:hint="eastAsia"/>
          <w:sz w:val="24"/>
          <w:szCs w:val="24"/>
        </w:rPr>
        <w:t>WebSocket</w:t>
      </w:r>
      <w:proofErr w:type="spellEnd"/>
      <w:r>
        <w:rPr>
          <w:rFonts w:ascii="Times New Roman" w:hAnsi="Times New Roman" w:cs="Times New Roman" w:hint="eastAsia"/>
          <w:sz w:val="24"/>
          <w:szCs w:val="24"/>
        </w:rPr>
        <w:t>实例添加的</w:t>
      </w:r>
      <w:proofErr w:type="spellStart"/>
      <w:r>
        <w:rPr>
          <w:rFonts w:ascii="Times New Roman" w:hAnsi="Times New Roman" w:cs="Times New Roman" w:hint="eastAsia"/>
          <w:sz w:val="24"/>
          <w:szCs w:val="24"/>
        </w:rPr>
        <w:t>onMessage</w:t>
      </w:r>
      <w:proofErr w:type="spellEnd"/>
      <w:r>
        <w:rPr>
          <w:rFonts w:ascii="Times New Roman" w:hAnsi="Times New Roman" w:cs="Times New Roman" w:hint="eastAsia"/>
          <w:sz w:val="24"/>
          <w:szCs w:val="24"/>
        </w:rPr>
        <w:t>事件处理函数将会被触发，作为发送方将接收到发送响应消息，然后让用户了解到该消息已发送成功。作为接收方将接受到该消息并认为该消息新消息，当用户已经阅读到该消息时，移动端程序将会把该消息的已读响应消息发送至服务器，以告知发送方接收方已经阅读了该消息，源发送方在接收到该已读响应消息时，将会把原发送消息标识为已读。</w:t>
      </w:r>
    </w:p>
    <w:p w:rsidR="00603A21" w:rsidRPr="002D7E29" w:rsidRDefault="00603A21" w:rsidP="00603A2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移动端将消息发送至服务器后，服务器做出如图</w:t>
      </w:r>
      <w:r>
        <w:rPr>
          <w:rFonts w:ascii="Times New Roman" w:hAnsi="Times New Roman" w:cs="Times New Roman" w:hint="eastAsia"/>
          <w:sz w:val="24"/>
          <w:szCs w:val="24"/>
        </w:rPr>
        <w:t>27</w:t>
      </w:r>
      <w:r>
        <w:rPr>
          <w:rFonts w:ascii="Times New Roman" w:hAnsi="Times New Roman" w:cs="Times New Roman" w:hint="eastAsia"/>
          <w:sz w:val="24"/>
          <w:szCs w:val="24"/>
        </w:rPr>
        <w:t>所示的代码流程进行响应。</w:t>
      </w:r>
    </w:p>
    <w:p w:rsidR="00603A21" w:rsidRPr="00B67882"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jc w:val="center"/>
      </w:pPr>
      <w:r>
        <w:rPr>
          <w:rFonts w:hint="eastAsia"/>
          <w:noProof/>
        </w:rPr>
        <w:lastRenderedPageBreak/>
        <w:drawing>
          <wp:inline distT="0" distB="0" distL="0" distR="0" wp14:anchorId="4980AAE4" wp14:editId="6828C23F">
            <wp:extent cx="2438400" cy="4576529"/>
            <wp:effectExtent l="0" t="0" r="0" b="0"/>
            <wp:docPr id="7" name="图片 7" descr="F:\ReactProjects\myapp\design\graph\服务器一对一即时通讯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actProjects\myapp\design\graph\服务器一对一即时通讯代码流程图.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5977" cy="4590749"/>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27  </w:t>
      </w:r>
      <w:r>
        <w:rPr>
          <w:rFonts w:cs="宋体" w:hint="eastAsia"/>
          <w:b/>
        </w:rPr>
        <w:t>服务端</w:t>
      </w:r>
      <w:r w:rsidRPr="00B37D9C">
        <w:rPr>
          <w:rFonts w:cs="宋体" w:hint="eastAsia"/>
          <w:b/>
        </w:rPr>
        <w:t>一对一即时通讯代码流程图</w:t>
      </w:r>
    </w:p>
    <w:p w:rsidR="00603A21" w:rsidRDefault="00603A21" w:rsidP="00603A21">
      <w:pPr>
        <w:spacing w:line="360" w:lineRule="auto"/>
        <w:rPr>
          <w:sz w:val="24"/>
          <w:szCs w:val="24"/>
        </w:rPr>
      </w:pPr>
      <w:r>
        <w:rPr>
          <w:rFonts w:hint="eastAsia"/>
        </w:rPr>
        <w:tab/>
      </w:r>
      <w:r w:rsidRPr="00387DC2">
        <w:rPr>
          <w:rFonts w:hint="eastAsia"/>
          <w:sz w:val="24"/>
          <w:szCs w:val="24"/>
        </w:rPr>
        <w:t>接收到消息的服务器首先将判断消息格式的正误，接而将该消息转发到相应的处理类当中</w:t>
      </w:r>
      <w:r>
        <w:rPr>
          <w:rFonts w:hint="eastAsia"/>
          <w:sz w:val="24"/>
          <w:szCs w:val="24"/>
        </w:rPr>
        <w:t>。而同时也回为该消息启用固定线程数量的线程池，使得在不妨碍服务器根据标识字段把消息发送到目标用户的移动端的情况下，对消息进行存储操作，为了让服务器能够对存储到</w:t>
      </w:r>
      <w:proofErr w:type="spellStart"/>
      <w:r w:rsidRPr="00C269A6">
        <w:rPr>
          <w:rFonts w:ascii="Times New Roman" w:hAnsi="Times New Roman" w:cs="Times New Roman"/>
          <w:sz w:val="24"/>
          <w:szCs w:val="24"/>
        </w:rPr>
        <w:t>Redis</w:t>
      </w:r>
      <w:proofErr w:type="spellEnd"/>
      <w:r>
        <w:rPr>
          <w:rFonts w:hint="eastAsia"/>
          <w:sz w:val="24"/>
          <w:szCs w:val="24"/>
        </w:rPr>
        <w:t>数据库的消息进行快速的查找和分页操作，通常根据需要对消息的发送方编号、接收方编号进行消息键名的动态生成。</w:t>
      </w: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Default="00603A21" w:rsidP="00603A21">
      <w:pPr>
        <w:spacing w:line="360" w:lineRule="auto"/>
        <w:rPr>
          <w:sz w:val="24"/>
          <w:szCs w:val="24"/>
        </w:rPr>
      </w:pPr>
    </w:p>
    <w:p w:rsidR="00603A21" w:rsidRPr="00387DC2" w:rsidRDefault="00603A21" w:rsidP="00603A21">
      <w:pPr>
        <w:spacing w:line="360" w:lineRule="auto"/>
        <w:rPr>
          <w:sz w:val="24"/>
          <w:szCs w:val="24"/>
        </w:rPr>
      </w:pPr>
    </w:p>
    <w:p w:rsidR="00603A21" w:rsidRDefault="00603A21" w:rsidP="00603A21">
      <w:pPr>
        <w:pStyle w:val="3"/>
        <w:rPr>
          <w:rFonts w:cs="宋体"/>
        </w:rPr>
      </w:pPr>
      <w:bookmarkStart w:id="126" w:name="_Toc5819063"/>
      <w:bookmarkStart w:id="127" w:name="_Toc6343805"/>
      <w:r>
        <w:rPr>
          <w:rFonts w:hint="eastAsia"/>
        </w:rPr>
        <w:lastRenderedPageBreak/>
        <w:t>4</w:t>
      </w:r>
      <w:r>
        <w:t>.</w:t>
      </w:r>
      <w:r>
        <w:rPr>
          <w:rFonts w:hint="eastAsia"/>
        </w:rPr>
        <w:t>2</w:t>
      </w:r>
      <w:r>
        <w:t>.</w:t>
      </w:r>
      <w:r>
        <w:rPr>
          <w:rFonts w:hint="eastAsia"/>
        </w:rPr>
        <w:t>4</w:t>
      </w:r>
      <w:r>
        <w:t xml:space="preserve"> </w:t>
      </w:r>
      <w:r>
        <w:rPr>
          <w:rFonts w:cs="宋体" w:hint="eastAsia"/>
        </w:rPr>
        <w:t>即时通讯集群</w:t>
      </w:r>
      <w:bookmarkEnd w:id="126"/>
      <w:bookmarkEnd w:id="127"/>
    </w:p>
    <w:p w:rsidR="00603A21" w:rsidRDefault="00603A21" w:rsidP="00603A21">
      <w:pPr>
        <w:spacing w:line="360" w:lineRule="auto"/>
        <w:jc w:val="center"/>
      </w:pPr>
      <w:r>
        <w:rPr>
          <w:noProof/>
        </w:rPr>
        <w:drawing>
          <wp:inline distT="0" distB="0" distL="0" distR="0" wp14:anchorId="7EB0C76B" wp14:editId="5EDF6096">
            <wp:extent cx="3524250" cy="4470074"/>
            <wp:effectExtent l="0" t="0" r="0" b="0"/>
            <wp:docPr id="9" name="图片 9" descr="F:\ReactProjects\myapp\design\graph\服务器通讯集群处理代码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actProjects\myapp\design\graph\服务器通讯集群处理代码流程图.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4470074"/>
                    </a:xfrm>
                    <a:prstGeom prst="rect">
                      <a:avLst/>
                    </a:prstGeom>
                    <a:noFill/>
                    <a:ln>
                      <a:noFill/>
                    </a:ln>
                  </pic:spPr>
                </pic:pic>
              </a:graphicData>
            </a:graphic>
          </wp:inline>
        </w:drawing>
      </w:r>
    </w:p>
    <w:p w:rsidR="00603A21" w:rsidRDefault="00603A21" w:rsidP="00603A21">
      <w:pPr>
        <w:spacing w:line="360" w:lineRule="auto"/>
        <w:jc w:val="center"/>
        <w:rPr>
          <w:rFonts w:cs="宋体"/>
          <w:b/>
        </w:rPr>
      </w:pPr>
      <w:r>
        <w:rPr>
          <w:rFonts w:cs="宋体" w:hint="eastAsia"/>
          <w:b/>
        </w:rPr>
        <w:t>图</w:t>
      </w:r>
      <w:r>
        <w:rPr>
          <w:rFonts w:cs="宋体" w:hint="eastAsia"/>
          <w:b/>
        </w:rPr>
        <w:t xml:space="preserve">28  </w:t>
      </w:r>
      <w:r w:rsidRPr="00695CA1">
        <w:rPr>
          <w:rFonts w:cs="宋体" w:hint="eastAsia"/>
          <w:b/>
        </w:rPr>
        <w:t>服务器通讯集群处理代码流程图</w:t>
      </w:r>
    </w:p>
    <w:p w:rsidR="00603A21" w:rsidRPr="00035D8D" w:rsidRDefault="00603A21" w:rsidP="00603A21">
      <w:pPr>
        <w:spacing w:line="360" w:lineRule="auto"/>
        <w:rPr>
          <w:sz w:val="24"/>
          <w:szCs w:val="24"/>
        </w:rPr>
      </w:pPr>
      <w:r>
        <w:rPr>
          <w:rFonts w:hint="eastAsia"/>
        </w:rPr>
        <w:tab/>
      </w:r>
      <w:r w:rsidRPr="00035D8D">
        <w:rPr>
          <w:rFonts w:hint="eastAsia"/>
          <w:sz w:val="24"/>
          <w:szCs w:val="24"/>
        </w:rPr>
        <w:t>根据</w:t>
      </w:r>
      <w:proofErr w:type="spellStart"/>
      <w:r w:rsidRPr="004D3D02">
        <w:rPr>
          <w:rFonts w:ascii="Times New Roman" w:hAnsi="Times New Roman" w:cs="Times New Roman"/>
          <w:sz w:val="24"/>
          <w:szCs w:val="24"/>
        </w:rPr>
        <w:t>Redis</w:t>
      </w:r>
      <w:proofErr w:type="spellEnd"/>
      <w:r>
        <w:rPr>
          <w:rFonts w:hint="eastAsia"/>
          <w:sz w:val="24"/>
          <w:szCs w:val="24"/>
        </w:rPr>
        <w:t>连接配置，服务器连接到</w:t>
      </w:r>
      <w:proofErr w:type="spellStart"/>
      <w:r w:rsidRPr="004D3D02">
        <w:rPr>
          <w:rFonts w:ascii="Times New Roman" w:hAnsi="Times New Roman" w:cs="Times New Roman"/>
          <w:sz w:val="24"/>
          <w:szCs w:val="24"/>
        </w:rPr>
        <w:t>Redis</w:t>
      </w:r>
      <w:proofErr w:type="spellEnd"/>
      <w:r>
        <w:rPr>
          <w:rFonts w:hint="eastAsia"/>
          <w:sz w:val="24"/>
          <w:szCs w:val="24"/>
        </w:rPr>
        <w:t>数据库并向</w:t>
      </w:r>
      <w:proofErr w:type="spellStart"/>
      <w:r w:rsidRPr="00BF0076">
        <w:rPr>
          <w:rFonts w:ascii="Times New Roman" w:hAnsi="Times New Roman" w:cs="Times New Roman"/>
          <w:sz w:val="24"/>
          <w:szCs w:val="24"/>
        </w:rPr>
        <w:t>Redis</w:t>
      </w:r>
      <w:proofErr w:type="spellEnd"/>
      <w:r>
        <w:rPr>
          <w:rFonts w:hint="eastAsia"/>
          <w:sz w:val="24"/>
          <w:szCs w:val="24"/>
        </w:rPr>
        <w:t>数据库订阅指定频道信息，当</w:t>
      </w:r>
      <w:proofErr w:type="spellStart"/>
      <w:r w:rsidRPr="00BF0076">
        <w:rPr>
          <w:rFonts w:ascii="Times New Roman" w:hAnsi="Times New Roman" w:cs="Times New Roman"/>
          <w:sz w:val="24"/>
          <w:szCs w:val="24"/>
        </w:rPr>
        <w:t>Redis</w:t>
      </w:r>
      <w:proofErr w:type="spellEnd"/>
      <w:r>
        <w:rPr>
          <w:rFonts w:hint="eastAsia"/>
          <w:sz w:val="24"/>
          <w:szCs w:val="24"/>
        </w:rPr>
        <w:t>接收到某通讯服务器发来的消息时，开始向订阅了该频道的服务器进行无差别的消息通知，这时服务器在接收到该消息时需要判断该消息是否属于自身发布的消息，以防止不必要的性能的浪费。当该消息的接收方属于本服务器的用户时，服务器将会把该消息发送至接收方。对于本服务器接受到客户端发来消息里指定的消息接收方不存在于该服务器当中时，服务器将消息存储至</w:t>
      </w:r>
      <w:proofErr w:type="spellStart"/>
      <w:r w:rsidRPr="00B91ADF">
        <w:rPr>
          <w:rFonts w:ascii="Times New Roman" w:hAnsi="Times New Roman" w:cs="Times New Roman"/>
          <w:sz w:val="24"/>
          <w:szCs w:val="24"/>
        </w:rPr>
        <w:t>Redis</w:t>
      </w:r>
      <w:proofErr w:type="spellEnd"/>
      <w:r>
        <w:rPr>
          <w:rFonts w:hint="eastAsia"/>
          <w:sz w:val="24"/>
          <w:szCs w:val="24"/>
        </w:rPr>
        <w:t>数据库的同时，也会将消息发布至指定的</w:t>
      </w:r>
      <w:proofErr w:type="spellStart"/>
      <w:r w:rsidRPr="005A2AD4">
        <w:rPr>
          <w:rFonts w:ascii="Times New Roman" w:hAnsi="Times New Roman" w:cs="Times New Roman"/>
          <w:sz w:val="24"/>
          <w:szCs w:val="24"/>
        </w:rPr>
        <w:t>Redis</w:t>
      </w:r>
      <w:proofErr w:type="spellEnd"/>
      <w:r>
        <w:rPr>
          <w:rFonts w:hint="eastAsia"/>
          <w:sz w:val="24"/>
          <w:szCs w:val="24"/>
        </w:rPr>
        <w:t>订阅频道，把消息的转发任务交给集群中的其他服务器。</w:t>
      </w:r>
    </w:p>
    <w:p w:rsidR="00603A21" w:rsidRDefault="00603A21" w:rsidP="00603A21">
      <w:pPr>
        <w:spacing w:line="360" w:lineRule="auto"/>
      </w:pPr>
    </w:p>
    <w:p w:rsidR="00603A21" w:rsidRDefault="00603A21" w:rsidP="00603A21">
      <w:pPr>
        <w:spacing w:line="360" w:lineRule="auto"/>
      </w:pPr>
    </w:p>
    <w:p w:rsidR="00603A21" w:rsidRDefault="00603A21" w:rsidP="00603A21">
      <w:pPr>
        <w:spacing w:line="360" w:lineRule="auto"/>
      </w:pPr>
    </w:p>
    <w:p w:rsidR="00603A21" w:rsidRPr="005164CE" w:rsidRDefault="00603A21" w:rsidP="00603A21">
      <w:pPr>
        <w:spacing w:line="360" w:lineRule="auto"/>
      </w:pPr>
    </w:p>
    <w:p w:rsidR="00603A21" w:rsidRDefault="00603A21" w:rsidP="00603A21">
      <w:pPr>
        <w:pStyle w:val="1"/>
        <w:numPr>
          <w:ilvl w:val="0"/>
          <w:numId w:val="15"/>
        </w:numPr>
        <w:spacing w:before="156" w:after="156"/>
        <w:rPr>
          <w:rFonts w:cs="宋体"/>
        </w:rPr>
      </w:pPr>
      <w:bookmarkStart w:id="128" w:name="_Toc5819064"/>
      <w:bookmarkStart w:id="129" w:name="_Toc6343806"/>
      <w:r>
        <w:rPr>
          <w:rFonts w:cs="宋体" w:hint="eastAsia"/>
        </w:rPr>
        <w:lastRenderedPageBreak/>
        <w:t>问题总结与分析</w:t>
      </w:r>
      <w:bookmarkEnd w:id="128"/>
      <w:bookmarkEnd w:id="129"/>
    </w:p>
    <w:p w:rsidR="00603A21" w:rsidRDefault="00603A21" w:rsidP="00603A21">
      <w:pPr>
        <w:spacing w:line="360" w:lineRule="auto"/>
        <w:ind w:firstLine="420"/>
        <w:rPr>
          <w:sz w:val="24"/>
          <w:szCs w:val="24"/>
        </w:rPr>
      </w:pPr>
      <w:r w:rsidRPr="00BB797C">
        <w:rPr>
          <w:rFonts w:hint="eastAsia"/>
          <w:sz w:val="24"/>
          <w:szCs w:val="24"/>
        </w:rPr>
        <w:t>在项目进行调研和开发</w:t>
      </w:r>
      <w:r>
        <w:rPr>
          <w:rFonts w:hint="eastAsia"/>
          <w:sz w:val="24"/>
          <w:szCs w:val="24"/>
        </w:rPr>
        <w:t>过程中，总会遇到大大小小的问题，现针对开发提出一些问题，并做简要处理方案解答。</w:t>
      </w:r>
    </w:p>
    <w:p w:rsidR="00603A21" w:rsidRDefault="00603A21" w:rsidP="00603A21">
      <w:pPr>
        <w:pStyle w:val="af"/>
        <w:numPr>
          <w:ilvl w:val="0"/>
          <w:numId w:val="19"/>
        </w:numPr>
        <w:spacing w:line="360" w:lineRule="auto"/>
        <w:ind w:firstLineChars="0"/>
        <w:rPr>
          <w:sz w:val="24"/>
          <w:szCs w:val="24"/>
        </w:rPr>
      </w:pPr>
      <w:r w:rsidRPr="003607DE">
        <w:rPr>
          <w:rFonts w:hint="eastAsia"/>
          <w:sz w:val="24"/>
          <w:szCs w:val="24"/>
        </w:rPr>
        <w:t>如果看待面向对象程序设计</w:t>
      </w:r>
      <w:r>
        <w:rPr>
          <w:rFonts w:hint="eastAsia"/>
          <w:sz w:val="24"/>
          <w:szCs w:val="24"/>
        </w:rPr>
        <w:t>。</w:t>
      </w:r>
    </w:p>
    <w:p w:rsidR="00603A21" w:rsidRPr="003607DE" w:rsidRDefault="00603A21" w:rsidP="00603A21">
      <w:pPr>
        <w:spacing w:line="360" w:lineRule="auto"/>
        <w:ind w:firstLine="420"/>
        <w:rPr>
          <w:sz w:val="24"/>
          <w:szCs w:val="24"/>
        </w:rPr>
      </w:pPr>
      <w:r w:rsidRPr="003607DE">
        <w:rPr>
          <w:rFonts w:hint="eastAsia"/>
          <w:sz w:val="24"/>
          <w:szCs w:val="24"/>
        </w:rPr>
        <w:t>在</w:t>
      </w:r>
      <w:r w:rsidRPr="006A7611">
        <w:rPr>
          <w:rFonts w:ascii="Times New Roman" w:hAnsi="Times New Roman" w:cs="Times New Roman"/>
          <w:sz w:val="24"/>
          <w:szCs w:val="24"/>
        </w:rPr>
        <w:t>OOP</w:t>
      </w:r>
      <w:r w:rsidRPr="003607DE">
        <w:rPr>
          <w:rFonts w:hint="eastAsia"/>
          <w:sz w:val="24"/>
          <w:szCs w:val="24"/>
        </w:rPr>
        <w:t>中，我们将客观存在的实体抽象为我们程序中的类或对象，把实体中的特征和行为分别抽象为类或对象中的属性和方法，这就是一种封装，但不仅仅是这样，它还被赋予了面向对象的高层次特性，不仅让子对象继承</w:t>
      </w:r>
      <w:proofErr w:type="gramStart"/>
      <w:r w:rsidRPr="003607DE">
        <w:rPr>
          <w:rFonts w:hint="eastAsia"/>
          <w:sz w:val="24"/>
          <w:szCs w:val="24"/>
        </w:rPr>
        <w:t>父对象</w:t>
      </w:r>
      <w:proofErr w:type="gramEnd"/>
      <w:r w:rsidRPr="003607DE">
        <w:rPr>
          <w:rFonts w:hint="eastAsia"/>
          <w:sz w:val="24"/>
          <w:szCs w:val="24"/>
        </w:rPr>
        <w:t>的特性和行为，还让对象能够根据不同的环境因素下，</w:t>
      </w:r>
      <w:proofErr w:type="gramStart"/>
      <w:r w:rsidRPr="003607DE">
        <w:rPr>
          <w:rFonts w:hint="eastAsia"/>
          <w:sz w:val="24"/>
          <w:szCs w:val="24"/>
        </w:rPr>
        <w:t>作出</w:t>
      </w:r>
      <w:proofErr w:type="gramEnd"/>
      <w:r w:rsidRPr="003607DE">
        <w:rPr>
          <w:rFonts w:hint="eastAsia"/>
          <w:sz w:val="24"/>
          <w:szCs w:val="24"/>
        </w:rPr>
        <w:t>不同的反应，从浅层的角度来，是提高了代码的复用性，从深一层来讲，它屏蔽了类或对象中的内部细节，使得我们能够从更高的角度进行设计和开发实现，比如说广为流传的设计模式，可以说是面向对象程序设计的产物。</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如何前端技术的选型。</w:t>
      </w:r>
    </w:p>
    <w:p w:rsidR="00603A21" w:rsidRPr="00680FCE" w:rsidRDefault="00603A21" w:rsidP="00603A21">
      <w:pPr>
        <w:spacing w:line="360" w:lineRule="auto"/>
        <w:ind w:firstLine="420"/>
        <w:rPr>
          <w:sz w:val="24"/>
          <w:szCs w:val="24"/>
        </w:rPr>
      </w:pPr>
      <w:r w:rsidRPr="00680FCE">
        <w:rPr>
          <w:rFonts w:hint="eastAsia"/>
          <w:sz w:val="24"/>
          <w:szCs w:val="24"/>
        </w:rPr>
        <w:t>自</w:t>
      </w:r>
      <w:r>
        <w:rPr>
          <w:rFonts w:ascii="Times New Roman" w:hAnsi="Times New Roman" w:cs="Times New Roman" w:hint="eastAsia"/>
          <w:sz w:val="24"/>
          <w:szCs w:val="24"/>
        </w:rPr>
        <w:t>HTML</w:t>
      </w:r>
      <w:r>
        <w:rPr>
          <w:rFonts w:hint="eastAsia"/>
          <w:sz w:val="24"/>
          <w:szCs w:val="24"/>
        </w:rPr>
        <w:t>、</w:t>
      </w:r>
      <w:r w:rsidRPr="0099358B">
        <w:rPr>
          <w:rFonts w:ascii="Times New Roman" w:hAnsi="Times New Roman" w:cs="Times New Roman"/>
          <w:sz w:val="24"/>
          <w:szCs w:val="24"/>
        </w:rPr>
        <w:t>CSS</w:t>
      </w:r>
      <w:r>
        <w:rPr>
          <w:rFonts w:hint="eastAsia"/>
          <w:sz w:val="24"/>
          <w:szCs w:val="24"/>
        </w:rPr>
        <w:t>、</w:t>
      </w:r>
      <w:r w:rsidRPr="0099358B">
        <w:rPr>
          <w:rFonts w:ascii="Times New Roman" w:hAnsi="Times New Roman" w:cs="Times New Roman"/>
          <w:sz w:val="24"/>
          <w:szCs w:val="24"/>
        </w:rPr>
        <w:t>JavaScript</w:t>
      </w:r>
      <w:r>
        <w:rPr>
          <w:rFonts w:hint="eastAsia"/>
          <w:sz w:val="24"/>
          <w:szCs w:val="24"/>
        </w:rPr>
        <w:t>等被冠以</w:t>
      </w:r>
      <w:r w:rsidRPr="00680FCE">
        <w:rPr>
          <w:rFonts w:hint="eastAsia"/>
          <w:sz w:val="24"/>
          <w:szCs w:val="24"/>
        </w:rPr>
        <w:t>前端技术的代名词，前端系统结构不清晰，代码复用程度低，不易调试等问题一直被人诟病，但经过长期的发展，</w:t>
      </w:r>
      <w:r>
        <w:rPr>
          <w:rFonts w:hint="eastAsia"/>
          <w:sz w:val="24"/>
          <w:szCs w:val="24"/>
        </w:rPr>
        <w:t>Node.js</w:t>
      </w:r>
      <w:r w:rsidRPr="00680FCE">
        <w:rPr>
          <w:rFonts w:hint="eastAsia"/>
          <w:sz w:val="24"/>
          <w:szCs w:val="24"/>
        </w:rPr>
        <w:t>的出现为前端系统化奠定了温床，</w:t>
      </w:r>
      <w:r>
        <w:rPr>
          <w:rFonts w:hint="eastAsia"/>
          <w:sz w:val="24"/>
          <w:szCs w:val="24"/>
        </w:rPr>
        <w:t>NPM</w:t>
      </w:r>
      <w:r w:rsidRPr="00680FCE">
        <w:rPr>
          <w:rFonts w:hint="eastAsia"/>
          <w:sz w:val="24"/>
          <w:szCs w:val="24"/>
        </w:rPr>
        <w:t>的出现为统一依赖解决方案铺平了道路</w:t>
      </w:r>
      <w:r w:rsidRPr="00680FCE">
        <w:rPr>
          <w:rFonts w:hint="eastAsia"/>
          <w:sz w:val="24"/>
          <w:szCs w:val="24"/>
        </w:rPr>
        <w:t xml:space="preserve">, </w:t>
      </w:r>
      <w:proofErr w:type="spellStart"/>
      <w:r w:rsidRPr="00680FCE">
        <w:rPr>
          <w:rFonts w:hint="eastAsia"/>
          <w:sz w:val="24"/>
          <w:szCs w:val="24"/>
        </w:rPr>
        <w:t>webpack</w:t>
      </w:r>
      <w:proofErr w:type="spellEnd"/>
      <w:r w:rsidRPr="00680FCE">
        <w:rPr>
          <w:rFonts w:hint="eastAsia"/>
          <w:sz w:val="24"/>
          <w:szCs w:val="24"/>
        </w:rPr>
        <w:t>、</w:t>
      </w:r>
      <w:r>
        <w:rPr>
          <w:rFonts w:hint="eastAsia"/>
          <w:sz w:val="24"/>
          <w:szCs w:val="24"/>
        </w:rPr>
        <w:t>Jest</w:t>
      </w:r>
      <w:r w:rsidRPr="00680FCE">
        <w:rPr>
          <w:rFonts w:hint="eastAsia"/>
          <w:sz w:val="24"/>
          <w:szCs w:val="24"/>
        </w:rPr>
        <w:t>的出现使得前端工程化、项目化成为了可能</w:t>
      </w:r>
      <w:r>
        <w:rPr>
          <w:rFonts w:hint="eastAsia"/>
          <w:sz w:val="24"/>
          <w:szCs w:val="24"/>
        </w:rPr>
        <w:t>，</w:t>
      </w:r>
      <w:proofErr w:type="spellStart"/>
      <w:r>
        <w:rPr>
          <w:rFonts w:hint="eastAsia"/>
          <w:sz w:val="24"/>
          <w:szCs w:val="24"/>
        </w:rPr>
        <w:t>Vue</w:t>
      </w:r>
      <w:proofErr w:type="spellEnd"/>
      <w:r w:rsidRPr="00680FCE">
        <w:rPr>
          <w:rFonts w:hint="eastAsia"/>
          <w:sz w:val="24"/>
          <w:szCs w:val="24"/>
        </w:rPr>
        <w:t>、</w:t>
      </w:r>
      <w:r>
        <w:rPr>
          <w:rFonts w:hint="eastAsia"/>
          <w:sz w:val="24"/>
          <w:szCs w:val="24"/>
        </w:rPr>
        <w:t>React</w:t>
      </w:r>
      <w:r w:rsidRPr="00680FCE">
        <w:rPr>
          <w:rFonts w:hint="eastAsia"/>
          <w:sz w:val="24"/>
          <w:szCs w:val="24"/>
        </w:rPr>
        <w:t>、</w:t>
      </w:r>
      <w:r>
        <w:rPr>
          <w:rFonts w:hint="eastAsia"/>
          <w:sz w:val="24"/>
          <w:szCs w:val="24"/>
        </w:rPr>
        <w:t>A</w:t>
      </w:r>
      <w:r w:rsidRPr="00680FCE">
        <w:rPr>
          <w:rFonts w:hint="eastAsia"/>
          <w:sz w:val="24"/>
          <w:szCs w:val="24"/>
        </w:rPr>
        <w:t>ngular</w:t>
      </w:r>
      <w:r w:rsidRPr="00680FCE">
        <w:rPr>
          <w:rFonts w:hint="eastAsia"/>
          <w:sz w:val="24"/>
          <w:szCs w:val="24"/>
        </w:rPr>
        <w:t>的出现更是标志着前端向组件化、独立化的大前端方向大步迈进。因此在本项目中，亦将采用</w:t>
      </w:r>
      <w:r>
        <w:rPr>
          <w:rFonts w:hint="eastAsia"/>
          <w:sz w:val="24"/>
          <w:szCs w:val="24"/>
        </w:rPr>
        <w:t>Node.js</w:t>
      </w:r>
      <w:r>
        <w:rPr>
          <w:rFonts w:hint="eastAsia"/>
          <w:sz w:val="24"/>
          <w:szCs w:val="24"/>
        </w:rPr>
        <w:t>、</w:t>
      </w:r>
      <w:proofErr w:type="spellStart"/>
      <w:r>
        <w:rPr>
          <w:rFonts w:hint="eastAsia"/>
          <w:sz w:val="24"/>
          <w:szCs w:val="24"/>
        </w:rPr>
        <w:t>npm</w:t>
      </w:r>
      <w:proofErr w:type="spellEnd"/>
      <w:r>
        <w:rPr>
          <w:rFonts w:hint="eastAsia"/>
          <w:sz w:val="24"/>
          <w:szCs w:val="24"/>
        </w:rPr>
        <w:t>、</w:t>
      </w:r>
      <w:r>
        <w:rPr>
          <w:rFonts w:hint="eastAsia"/>
          <w:sz w:val="24"/>
          <w:szCs w:val="24"/>
        </w:rPr>
        <w:t>J</w:t>
      </w:r>
      <w:r w:rsidRPr="00680FCE">
        <w:rPr>
          <w:rFonts w:hint="eastAsia"/>
          <w:sz w:val="24"/>
          <w:szCs w:val="24"/>
        </w:rPr>
        <w:t>es</w:t>
      </w:r>
      <w:r>
        <w:rPr>
          <w:rFonts w:hint="eastAsia"/>
          <w:sz w:val="24"/>
          <w:szCs w:val="24"/>
        </w:rPr>
        <w:t>t</w:t>
      </w:r>
      <w:r>
        <w:rPr>
          <w:rFonts w:hint="eastAsia"/>
          <w:sz w:val="24"/>
          <w:szCs w:val="24"/>
        </w:rPr>
        <w:t>、</w:t>
      </w:r>
      <w:r>
        <w:rPr>
          <w:rFonts w:hint="eastAsia"/>
          <w:sz w:val="24"/>
          <w:szCs w:val="24"/>
        </w:rPr>
        <w:t>R</w:t>
      </w:r>
      <w:r w:rsidRPr="00680FCE">
        <w:rPr>
          <w:rFonts w:hint="eastAsia"/>
          <w:sz w:val="24"/>
          <w:szCs w:val="24"/>
        </w:rPr>
        <w:t>eact</w:t>
      </w:r>
      <w:r>
        <w:rPr>
          <w:rFonts w:hint="eastAsia"/>
          <w:sz w:val="24"/>
          <w:szCs w:val="24"/>
        </w:rPr>
        <w:t>全家桶等优秀的前端开发工具或框架来对移动前端和后台前端进行开发。</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如何在前端工程化开发过程中，进一步提高标签或代码可重用性。</w:t>
      </w:r>
    </w:p>
    <w:p w:rsidR="00603A21" w:rsidRPr="006A3C73" w:rsidRDefault="00603A21" w:rsidP="00603A21">
      <w:pPr>
        <w:spacing w:line="360" w:lineRule="auto"/>
        <w:ind w:firstLine="420"/>
        <w:rPr>
          <w:sz w:val="24"/>
          <w:szCs w:val="24"/>
        </w:rPr>
      </w:pPr>
      <w:r>
        <w:rPr>
          <w:rFonts w:hint="eastAsia"/>
          <w:sz w:val="24"/>
          <w:szCs w:val="24"/>
        </w:rPr>
        <w:t>在使用</w:t>
      </w:r>
      <w:r>
        <w:rPr>
          <w:rFonts w:hint="eastAsia"/>
          <w:sz w:val="24"/>
          <w:szCs w:val="24"/>
        </w:rPr>
        <w:t>React</w:t>
      </w:r>
      <w:r>
        <w:rPr>
          <w:rFonts w:hint="eastAsia"/>
          <w:sz w:val="24"/>
          <w:szCs w:val="24"/>
        </w:rPr>
        <w:t>编写前端功能界面时，特别是在编写后台管理系统时，对应于一张表的功能代码界面总会有类似的用于请求后台和展示界面的功能代码，而如果将这两种代码进行分割开来，各自进行组件化，用组件间传递的参数模糊不同数据库表中在数据库请求和界面展示之间的差异，从而使得前端代码能够得到很好的复用，除了需要后台业务逻辑系统中需要统一接口的参数传递标准之外，也需要对前端组件代码进行容器组件和展示组件的区分。</w:t>
      </w:r>
      <w:r w:rsidRPr="00392B5F">
        <w:rPr>
          <w:rFonts w:hint="eastAsia"/>
          <w:sz w:val="24"/>
          <w:szCs w:val="24"/>
        </w:rPr>
        <w:t xml:space="preserve"> </w:t>
      </w:r>
    </w:p>
    <w:p w:rsidR="00603A21" w:rsidRDefault="00603A21" w:rsidP="00603A21">
      <w:pPr>
        <w:pStyle w:val="af"/>
        <w:numPr>
          <w:ilvl w:val="0"/>
          <w:numId w:val="19"/>
        </w:numPr>
        <w:spacing w:line="360" w:lineRule="auto"/>
        <w:ind w:firstLineChars="0"/>
        <w:rPr>
          <w:sz w:val="24"/>
          <w:szCs w:val="24"/>
        </w:rPr>
      </w:pPr>
      <w:r w:rsidRPr="00781ED8">
        <w:rPr>
          <w:rFonts w:hint="eastAsia"/>
          <w:sz w:val="24"/>
          <w:szCs w:val="24"/>
        </w:rPr>
        <w:t>如何解决程序中用户操作的权限问题</w:t>
      </w:r>
      <w:r>
        <w:rPr>
          <w:rFonts w:hint="eastAsia"/>
          <w:sz w:val="24"/>
          <w:szCs w:val="24"/>
        </w:rPr>
        <w:t>。</w:t>
      </w:r>
    </w:p>
    <w:p w:rsidR="00603A21" w:rsidRPr="00781ED8" w:rsidRDefault="00603A21" w:rsidP="00603A21">
      <w:pPr>
        <w:spacing w:line="360" w:lineRule="auto"/>
        <w:ind w:firstLine="420"/>
        <w:rPr>
          <w:sz w:val="24"/>
          <w:szCs w:val="24"/>
        </w:rPr>
      </w:pPr>
      <w:r w:rsidRPr="00781ED8">
        <w:rPr>
          <w:rFonts w:hint="eastAsia"/>
          <w:sz w:val="24"/>
          <w:szCs w:val="24"/>
        </w:rPr>
        <w:t>在前后端完全分离的现在，</w:t>
      </w:r>
      <w:r>
        <w:rPr>
          <w:rFonts w:hint="eastAsia"/>
          <w:sz w:val="24"/>
          <w:szCs w:val="24"/>
        </w:rPr>
        <w:t>几乎所有动界面元素是由前端代码自主渲染产生，而且</w:t>
      </w:r>
      <w:r w:rsidRPr="00781ED8">
        <w:rPr>
          <w:rFonts w:hint="eastAsia"/>
          <w:sz w:val="24"/>
          <w:szCs w:val="24"/>
        </w:rPr>
        <w:t>前端的页面跳转已经完全不受后台的控制，只是提供数据接口的后台</w:t>
      </w:r>
      <w:r>
        <w:rPr>
          <w:rFonts w:hint="eastAsia"/>
          <w:sz w:val="24"/>
          <w:szCs w:val="24"/>
        </w:rPr>
        <w:t>将</w:t>
      </w:r>
      <w:r w:rsidRPr="00781ED8">
        <w:rPr>
          <w:rFonts w:hint="eastAsia"/>
          <w:sz w:val="24"/>
          <w:szCs w:val="24"/>
        </w:rPr>
        <w:t>无法统</w:t>
      </w:r>
      <w:r w:rsidRPr="00781ED8">
        <w:rPr>
          <w:rFonts w:hint="eastAsia"/>
          <w:sz w:val="24"/>
          <w:szCs w:val="24"/>
        </w:rPr>
        <w:lastRenderedPageBreak/>
        <w:t>一和控制页面输出和具体业务场景权限</w:t>
      </w:r>
      <w:r>
        <w:rPr>
          <w:rFonts w:hint="eastAsia"/>
          <w:sz w:val="24"/>
          <w:szCs w:val="24"/>
        </w:rPr>
        <w:t>，如果要对界面元素的操作进行控制，那么就需要对该界面元素请求的数据进行权限控制，也需要界面元素的可操作性进行限制，在实现方式上，数据库中的权限表应</w:t>
      </w:r>
      <w:r w:rsidRPr="00781ED8">
        <w:rPr>
          <w:rFonts w:hint="eastAsia"/>
          <w:sz w:val="24"/>
          <w:szCs w:val="24"/>
        </w:rPr>
        <w:t>添加某一具体服务对应的</w:t>
      </w:r>
      <w:r>
        <w:rPr>
          <w:rFonts w:hint="eastAsia"/>
          <w:sz w:val="24"/>
          <w:szCs w:val="24"/>
        </w:rPr>
        <w:t>API</w:t>
      </w:r>
      <w:r>
        <w:rPr>
          <w:rFonts w:hint="eastAsia"/>
          <w:sz w:val="24"/>
          <w:szCs w:val="24"/>
        </w:rPr>
        <w:t>，当在前端登录成功时，获取有关的资源操作权限数据并将之作用于前端界面标签的渲染中。</w:t>
      </w:r>
    </w:p>
    <w:p w:rsidR="00603A21" w:rsidRDefault="00603A21" w:rsidP="00603A21">
      <w:pPr>
        <w:pStyle w:val="af"/>
        <w:numPr>
          <w:ilvl w:val="0"/>
          <w:numId w:val="19"/>
        </w:numPr>
        <w:spacing w:line="360" w:lineRule="auto"/>
        <w:ind w:firstLineChars="0"/>
        <w:rPr>
          <w:sz w:val="24"/>
          <w:szCs w:val="24"/>
        </w:rPr>
      </w:pPr>
      <w:r>
        <w:rPr>
          <w:rFonts w:hint="eastAsia"/>
          <w:sz w:val="24"/>
          <w:szCs w:val="24"/>
        </w:rPr>
        <w:t>如何实现模块间代码间的解耦合，即是一个独立的功能模块不包含另外一个功能模块的任何代码，而又能像组装电脑一样，在使用时共同发挥作用。</w:t>
      </w:r>
    </w:p>
    <w:p w:rsidR="00603A21" w:rsidRPr="003C3473" w:rsidRDefault="00603A21" w:rsidP="00603A21">
      <w:pPr>
        <w:spacing w:line="360" w:lineRule="auto"/>
        <w:ind w:firstLine="420"/>
        <w:rPr>
          <w:sz w:val="24"/>
          <w:szCs w:val="24"/>
        </w:rPr>
      </w:pPr>
      <w:r w:rsidRPr="003C3473">
        <w:rPr>
          <w:rFonts w:hint="eastAsia"/>
          <w:sz w:val="24"/>
          <w:szCs w:val="24"/>
        </w:rPr>
        <w:t>要使得模块间代码相互独立，不受业务逻辑的影响，首先要保证第一点</w:t>
      </w:r>
      <w:r>
        <w:rPr>
          <w:rFonts w:hint="eastAsia"/>
          <w:sz w:val="24"/>
          <w:szCs w:val="24"/>
        </w:rPr>
        <w:t>是</w:t>
      </w:r>
      <w:r w:rsidRPr="003C3473">
        <w:rPr>
          <w:rFonts w:hint="eastAsia"/>
          <w:sz w:val="24"/>
          <w:szCs w:val="24"/>
        </w:rPr>
        <w:t>项目工程之间的</w:t>
      </w:r>
      <w:r>
        <w:rPr>
          <w:rFonts w:hint="eastAsia"/>
          <w:sz w:val="24"/>
          <w:szCs w:val="24"/>
        </w:rPr>
        <w:t>独立性，</w:t>
      </w:r>
      <w:r w:rsidRPr="003C3473">
        <w:rPr>
          <w:rFonts w:hint="eastAsia"/>
          <w:sz w:val="24"/>
          <w:szCs w:val="24"/>
        </w:rPr>
        <w:t>可以采用</w:t>
      </w:r>
      <w:r w:rsidRPr="003C3473">
        <w:rPr>
          <w:rFonts w:ascii="Times New Roman" w:hAnsi="Times New Roman" w:cs="Times New Roman"/>
          <w:sz w:val="24"/>
          <w:szCs w:val="24"/>
        </w:rPr>
        <w:t>Maven</w:t>
      </w:r>
      <w:r w:rsidRPr="003C3473">
        <w:rPr>
          <w:rFonts w:hint="eastAsia"/>
          <w:sz w:val="24"/>
          <w:szCs w:val="24"/>
        </w:rPr>
        <w:t>、</w:t>
      </w:r>
      <w:proofErr w:type="spellStart"/>
      <w:r w:rsidRPr="003C3473">
        <w:rPr>
          <w:rFonts w:ascii="Times New Roman" w:hAnsi="Times New Roman" w:cs="Times New Roman"/>
          <w:sz w:val="24"/>
          <w:szCs w:val="24"/>
        </w:rPr>
        <w:t>Gradle</w:t>
      </w:r>
      <w:proofErr w:type="spellEnd"/>
      <w:r w:rsidRPr="003C3473">
        <w:rPr>
          <w:rFonts w:hint="eastAsia"/>
          <w:sz w:val="24"/>
          <w:szCs w:val="24"/>
        </w:rPr>
        <w:t>等项目工程管理工具</w:t>
      </w:r>
      <w:r>
        <w:rPr>
          <w:rFonts w:hint="eastAsia"/>
          <w:sz w:val="24"/>
          <w:szCs w:val="24"/>
        </w:rPr>
        <w:t>进行工程项目的托管</w:t>
      </w:r>
      <w:r w:rsidRPr="003C3473">
        <w:rPr>
          <w:rFonts w:hint="eastAsia"/>
          <w:sz w:val="24"/>
          <w:szCs w:val="24"/>
        </w:rPr>
        <w:t>，在原本的项目中建立子项目</w:t>
      </w:r>
      <w:r>
        <w:rPr>
          <w:rFonts w:hint="eastAsia"/>
          <w:sz w:val="24"/>
          <w:szCs w:val="24"/>
        </w:rPr>
        <w:t>，把属于子项目中的功能代码</w:t>
      </w:r>
      <w:proofErr w:type="gramStart"/>
      <w:r>
        <w:rPr>
          <w:rFonts w:hint="eastAsia"/>
          <w:sz w:val="24"/>
          <w:szCs w:val="24"/>
        </w:rPr>
        <w:t>编写进子项目</w:t>
      </w:r>
      <w:proofErr w:type="gramEnd"/>
      <w:r>
        <w:rPr>
          <w:rFonts w:hint="eastAsia"/>
          <w:sz w:val="24"/>
          <w:szCs w:val="24"/>
        </w:rPr>
        <w:t>中，其次是需要规定一中代码加载机制，只要编写符合该机制的功能模块代码，主项目就能够通过既定的规则找到该功能模块代码，并且进行加载操作，从而该功能模块能够被运用到主项目中，进而发挥该有的模块能力。在</w:t>
      </w:r>
      <w:r>
        <w:rPr>
          <w:rFonts w:hint="eastAsia"/>
          <w:sz w:val="24"/>
          <w:szCs w:val="24"/>
        </w:rPr>
        <w:t>Java</w:t>
      </w:r>
      <w:r>
        <w:rPr>
          <w:rFonts w:hint="eastAsia"/>
          <w:sz w:val="24"/>
          <w:szCs w:val="24"/>
        </w:rPr>
        <w:t>语言当中，提供了一个</w:t>
      </w:r>
      <w:r>
        <w:rPr>
          <w:rFonts w:hint="eastAsia"/>
          <w:sz w:val="24"/>
          <w:szCs w:val="24"/>
        </w:rPr>
        <w:t>SPI</w:t>
      </w:r>
      <w:r>
        <w:rPr>
          <w:rFonts w:hint="eastAsia"/>
          <w:sz w:val="24"/>
          <w:szCs w:val="24"/>
        </w:rPr>
        <w:t>机制，是一种服务发现机制，该机制原本是被用于开发厂商之间针对同一个服务接口的不用实现，即是规定在类路径的</w:t>
      </w:r>
      <w:r>
        <w:rPr>
          <w:rFonts w:hint="eastAsia"/>
          <w:sz w:val="24"/>
          <w:szCs w:val="24"/>
        </w:rPr>
        <w:t>META-INFO</w:t>
      </w:r>
      <w:r>
        <w:rPr>
          <w:rFonts w:hint="eastAsia"/>
          <w:sz w:val="24"/>
          <w:szCs w:val="24"/>
        </w:rPr>
        <w:t>目录下定义接口的实现类的配置文件，在程序运行时进行配置文件的查找，然后根据配置文件加载响应的实现类。后来该机制被应用于框架和大型应用的开发工作中，在这种</w:t>
      </w:r>
      <w:r w:rsidRPr="004D15F5">
        <w:rPr>
          <w:rFonts w:hint="eastAsia"/>
          <w:sz w:val="24"/>
          <w:szCs w:val="24"/>
        </w:rPr>
        <w:t>机制的帮助下，可将大系统解耦，从而使系统达到模块化，组件化的目的，</w:t>
      </w:r>
      <w:r>
        <w:rPr>
          <w:rFonts w:hint="eastAsia"/>
          <w:sz w:val="24"/>
          <w:szCs w:val="24"/>
        </w:rPr>
        <w:t>从而提高系统的灵活性和</w:t>
      </w:r>
      <w:proofErr w:type="gramStart"/>
      <w:r>
        <w:rPr>
          <w:rFonts w:hint="eastAsia"/>
          <w:sz w:val="24"/>
          <w:szCs w:val="24"/>
        </w:rPr>
        <w:t>可</w:t>
      </w:r>
      <w:proofErr w:type="gramEnd"/>
      <w:r>
        <w:rPr>
          <w:rFonts w:hint="eastAsia"/>
          <w:sz w:val="24"/>
          <w:szCs w:val="24"/>
        </w:rPr>
        <w:t>拓展性。在本后台工程项目当中将借助</w:t>
      </w:r>
      <w:r>
        <w:rPr>
          <w:rFonts w:hint="eastAsia"/>
          <w:sz w:val="24"/>
          <w:szCs w:val="24"/>
        </w:rPr>
        <w:t>Spring Boot</w:t>
      </w:r>
      <w:r>
        <w:rPr>
          <w:rFonts w:hint="eastAsia"/>
          <w:sz w:val="24"/>
          <w:szCs w:val="24"/>
        </w:rPr>
        <w:t>的</w:t>
      </w:r>
      <w:r>
        <w:rPr>
          <w:rFonts w:hint="eastAsia"/>
          <w:sz w:val="24"/>
          <w:szCs w:val="24"/>
        </w:rPr>
        <w:t>SPI</w:t>
      </w:r>
      <w:r>
        <w:rPr>
          <w:rFonts w:hint="eastAsia"/>
          <w:sz w:val="24"/>
          <w:szCs w:val="24"/>
        </w:rPr>
        <w:t>机制的实现，通过编写相应的</w:t>
      </w:r>
      <w:r>
        <w:rPr>
          <w:rFonts w:hint="eastAsia"/>
          <w:sz w:val="24"/>
          <w:szCs w:val="24"/>
        </w:rPr>
        <w:t>starter</w:t>
      </w:r>
      <w:r>
        <w:rPr>
          <w:rFonts w:hint="eastAsia"/>
          <w:sz w:val="24"/>
          <w:szCs w:val="24"/>
        </w:rPr>
        <w:t>类，来实现控制层的独立化。</w:t>
      </w:r>
    </w:p>
    <w:p w:rsidR="00603A21" w:rsidRDefault="00603A21" w:rsidP="00603A21">
      <w:pPr>
        <w:pStyle w:val="af"/>
        <w:numPr>
          <w:ilvl w:val="0"/>
          <w:numId w:val="19"/>
        </w:numPr>
        <w:spacing w:line="360" w:lineRule="auto"/>
        <w:ind w:firstLineChars="0"/>
        <w:rPr>
          <w:sz w:val="24"/>
          <w:szCs w:val="24"/>
        </w:rPr>
      </w:pPr>
      <w:r w:rsidRPr="00692C5B">
        <w:rPr>
          <w:rFonts w:hint="eastAsia"/>
          <w:sz w:val="24"/>
          <w:szCs w:val="24"/>
        </w:rPr>
        <w:t>多组件分布式</w:t>
      </w:r>
      <w:r>
        <w:rPr>
          <w:rFonts w:hint="eastAsia"/>
          <w:sz w:val="24"/>
          <w:szCs w:val="24"/>
        </w:rPr>
        <w:t>集群</w:t>
      </w:r>
      <w:r w:rsidRPr="00692C5B">
        <w:rPr>
          <w:rFonts w:hint="eastAsia"/>
          <w:sz w:val="24"/>
          <w:szCs w:val="24"/>
        </w:rPr>
        <w:t>部署时，</w:t>
      </w:r>
      <w:r>
        <w:rPr>
          <w:rFonts w:hint="eastAsia"/>
          <w:sz w:val="24"/>
          <w:szCs w:val="24"/>
        </w:rPr>
        <w:t>如何才能进行会话共享和保证屏蔽内部通讯负责逻辑，保障能够简单调用后台即时通讯</w:t>
      </w:r>
      <w:r>
        <w:rPr>
          <w:rFonts w:hint="eastAsia"/>
          <w:sz w:val="24"/>
          <w:szCs w:val="24"/>
        </w:rPr>
        <w:t>API</w:t>
      </w:r>
      <w:r>
        <w:rPr>
          <w:rFonts w:hint="eastAsia"/>
          <w:sz w:val="24"/>
          <w:szCs w:val="24"/>
        </w:rPr>
        <w:t>。</w:t>
      </w:r>
    </w:p>
    <w:p w:rsidR="00603A21" w:rsidRDefault="00603A21" w:rsidP="00603A21">
      <w:pPr>
        <w:spacing w:line="360" w:lineRule="auto"/>
        <w:ind w:firstLine="420"/>
        <w:rPr>
          <w:sz w:val="24"/>
          <w:szCs w:val="24"/>
        </w:rPr>
      </w:pPr>
      <w:r w:rsidRPr="00E05468">
        <w:rPr>
          <w:rFonts w:hint="eastAsia"/>
          <w:sz w:val="24"/>
          <w:szCs w:val="24"/>
        </w:rPr>
        <w:t>首先，</w:t>
      </w:r>
      <w:r>
        <w:rPr>
          <w:rFonts w:hint="eastAsia"/>
          <w:sz w:val="24"/>
          <w:szCs w:val="24"/>
        </w:rPr>
        <w:t>即时通讯服务器</w:t>
      </w:r>
      <w:r w:rsidRPr="00E05468">
        <w:rPr>
          <w:rFonts w:hint="eastAsia"/>
          <w:sz w:val="24"/>
          <w:szCs w:val="24"/>
        </w:rPr>
        <w:t>是基于</w:t>
      </w:r>
      <w:r>
        <w:rPr>
          <w:rFonts w:hint="eastAsia"/>
          <w:sz w:val="24"/>
          <w:szCs w:val="24"/>
        </w:rPr>
        <w:t>主内存数据网络框架</w:t>
      </w:r>
      <w:proofErr w:type="spellStart"/>
      <w:r>
        <w:rPr>
          <w:rFonts w:hint="eastAsia"/>
          <w:sz w:val="24"/>
          <w:szCs w:val="24"/>
        </w:rPr>
        <w:t>R</w:t>
      </w:r>
      <w:r w:rsidRPr="00E05468">
        <w:rPr>
          <w:rFonts w:hint="eastAsia"/>
          <w:sz w:val="24"/>
          <w:szCs w:val="24"/>
        </w:rPr>
        <w:t>edission</w:t>
      </w:r>
      <w:proofErr w:type="spellEnd"/>
      <w:r w:rsidRPr="00E05468">
        <w:rPr>
          <w:rFonts w:hint="eastAsia"/>
          <w:sz w:val="24"/>
          <w:szCs w:val="24"/>
        </w:rPr>
        <w:t>集群，在</w:t>
      </w:r>
      <w:proofErr w:type="spellStart"/>
      <w:r>
        <w:rPr>
          <w:rFonts w:hint="eastAsia"/>
          <w:sz w:val="24"/>
          <w:szCs w:val="24"/>
        </w:rPr>
        <w:t>Redis</w:t>
      </w:r>
      <w:proofErr w:type="spellEnd"/>
      <w:r>
        <w:rPr>
          <w:rFonts w:hint="eastAsia"/>
          <w:sz w:val="24"/>
          <w:szCs w:val="24"/>
        </w:rPr>
        <w:t>数据库的发布订阅模式下，使得不同服务器之间的用户能够无障碍通信，</w:t>
      </w:r>
      <w:r w:rsidRPr="00E05468">
        <w:rPr>
          <w:rFonts w:hint="eastAsia"/>
          <w:sz w:val="24"/>
          <w:szCs w:val="24"/>
        </w:rPr>
        <w:t>而在</w:t>
      </w:r>
      <w:r>
        <w:rPr>
          <w:rFonts w:hint="eastAsia"/>
          <w:sz w:val="24"/>
          <w:szCs w:val="24"/>
        </w:rPr>
        <w:t>即时通讯服务器</w:t>
      </w:r>
      <w:r w:rsidRPr="00E05468">
        <w:rPr>
          <w:rFonts w:hint="eastAsia"/>
          <w:sz w:val="24"/>
          <w:szCs w:val="24"/>
        </w:rPr>
        <w:t>与其他</w:t>
      </w:r>
      <w:r>
        <w:rPr>
          <w:rFonts w:hint="eastAsia"/>
          <w:sz w:val="24"/>
          <w:szCs w:val="24"/>
        </w:rPr>
        <w:t>HTTP</w:t>
      </w:r>
      <w:r w:rsidRPr="00E05468">
        <w:rPr>
          <w:rFonts w:hint="eastAsia"/>
          <w:sz w:val="24"/>
          <w:szCs w:val="24"/>
        </w:rPr>
        <w:t>服务器的交流情况下，由于改动</w:t>
      </w:r>
      <w:r>
        <w:rPr>
          <w:rFonts w:hint="eastAsia"/>
          <w:sz w:val="24"/>
          <w:szCs w:val="24"/>
        </w:rPr>
        <w:t>即时通讯服务器</w:t>
      </w:r>
      <w:r w:rsidRPr="00E05468">
        <w:rPr>
          <w:rFonts w:hint="eastAsia"/>
          <w:sz w:val="24"/>
          <w:szCs w:val="24"/>
        </w:rPr>
        <w:t>的难度高而使两者之前的会话共享变得尤其困难，为了解决这样的问题，就需要与平台无关的会话共享机制，使得用户在登录</w:t>
      </w:r>
      <w:r>
        <w:rPr>
          <w:rFonts w:hint="eastAsia"/>
          <w:sz w:val="24"/>
          <w:szCs w:val="24"/>
        </w:rPr>
        <w:t>即时通讯服务器</w:t>
      </w:r>
      <w:r w:rsidRPr="00E05468">
        <w:rPr>
          <w:rFonts w:hint="eastAsia"/>
          <w:sz w:val="24"/>
          <w:szCs w:val="24"/>
        </w:rPr>
        <w:t>时也能够在</w:t>
      </w:r>
      <w:proofErr w:type="spellStart"/>
      <w:r>
        <w:rPr>
          <w:rFonts w:hint="eastAsia"/>
          <w:sz w:val="24"/>
          <w:szCs w:val="24"/>
        </w:rPr>
        <w:t>HTTP</w:t>
      </w:r>
      <w:proofErr w:type="spellEnd"/>
      <w:r w:rsidRPr="00E05468">
        <w:rPr>
          <w:rFonts w:hint="eastAsia"/>
          <w:sz w:val="24"/>
          <w:szCs w:val="24"/>
        </w:rPr>
        <w:t>服务器无障碍浏览，</w:t>
      </w:r>
      <w:r>
        <w:rPr>
          <w:rFonts w:hint="eastAsia"/>
          <w:sz w:val="24"/>
          <w:szCs w:val="24"/>
        </w:rPr>
        <w:t>使得</w:t>
      </w:r>
      <w:r>
        <w:rPr>
          <w:rFonts w:hint="eastAsia"/>
          <w:sz w:val="24"/>
          <w:szCs w:val="24"/>
        </w:rPr>
        <w:t>JWT</w:t>
      </w:r>
      <w:r>
        <w:rPr>
          <w:rFonts w:hint="eastAsia"/>
          <w:sz w:val="24"/>
          <w:szCs w:val="24"/>
        </w:rPr>
        <w:t>机制</w:t>
      </w:r>
      <w:r w:rsidRPr="00E05468">
        <w:rPr>
          <w:rFonts w:hint="eastAsia"/>
          <w:sz w:val="24"/>
          <w:szCs w:val="24"/>
        </w:rPr>
        <w:t>成为了首选。在用户登录</w:t>
      </w:r>
      <w:r>
        <w:rPr>
          <w:rFonts w:hint="eastAsia"/>
          <w:sz w:val="24"/>
          <w:szCs w:val="24"/>
        </w:rPr>
        <w:t>即时通讯服务器时，将部分</w:t>
      </w:r>
      <w:r w:rsidRPr="00E05468">
        <w:rPr>
          <w:rFonts w:hint="eastAsia"/>
          <w:sz w:val="24"/>
          <w:szCs w:val="24"/>
        </w:rPr>
        <w:t>有效可靠的信息写入</w:t>
      </w:r>
      <w:r>
        <w:rPr>
          <w:rFonts w:hint="eastAsia"/>
          <w:sz w:val="24"/>
          <w:szCs w:val="24"/>
        </w:rPr>
        <w:t>T</w:t>
      </w:r>
      <w:r w:rsidRPr="00E05468">
        <w:rPr>
          <w:rFonts w:hint="eastAsia"/>
          <w:sz w:val="24"/>
          <w:szCs w:val="24"/>
        </w:rPr>
        <w:t>oken</w:t>
      </w:r>
      <w:r w:rsidRPr="00E05468">
        <w:rPr>
          <w:rFonts w:hint="eastAsia"/>
          <w:sz w:val="24"/>
          <w:szCs w:val="24"/>
        </w:rPr>
        <w:t>当中，在用户将要去访问其他服务器时，携带该</w:t>
      </w:r>
      <w:r>
        <w:rPr>
          <w:rFonts w:hint="eastAsia"/>
          <w:sz w:val="24"/>
          <w:szCs w:val="24"/>
        </w:rPr>
        <w:t>T</w:t>
      </w:r>
      <w:r w:rsidRPr="00E05468">
        <w:rPr>
          <w:rFonts w:hint="eastAsia"/>
          <w:sz w:val="24"/>
          <w:szCs w:val="24"/>
        </w:rPr>
        <w:t>oken</w:t>
      </w:r>
      <w:r w:rsidRPr="00E05468">
        <w:rPr>
          <w:rFonts w:hint="eastAsia"/>
          <w:sz w:val="24"/>
          <w:szCs w:val="24"/>
        </w:rPr>
        <w:t>去访问即可。</w:t>
      </w:r>
    </w:p>
    <w:p w:rsidR="00603A21" w:rsidRDefault="00603A21" w:rsidP="00603A21">
      <w:pPr>
        <w:spacing w:line="360" w:lineRule="auto"/>
        <w:ind w:firstLine="420"/>
        <w:rPr>
          <w:sz w:val="24"/>
          <w:szCs w:val="24"/>
        </w:rPr>
      </w:pPr>
    </w:p>
    <w:p w:rsidR="00603A21" w:rsidRPr="00CB45B5" w:rsidRDefault="00603A21" w:rsidP="00603A21">
      <w:pPr>
        <w:spacing w:line="360" w:lineRule="auto"/>
        <w:ind w:firstLine="420"/>
        <w:rPr>
          <w:sz w:val="24"/>
          <w:szCs w:val="24"/>
        </w:rPr>
      </w:pPr>
    </w:p>
    <w:p w:rsidR="00603A21" w:rsidRDefault="00603A21" w:rsidP="00603A21">
      <w:pPr>
        <w:pStyle w:val="af"/>
        <w:numPr>
          <w:ilvl w:val="0"/>
          <w:numId w:val="19"/>
        </w:numPr>
        <w:spacing w:line="360" w:lineRule="auto"/>
        <w:ind w:firstLineChars="0"/>
        <w:rPr>
          <w:sz w:val="24"/>
          <w:szCs w:val="24"/>
        </w:rPr>
      </w:pPr>
      <w:r>
        <w:rPr>
          <w:rFonts w:hint="eastAsia"/>
          <w:sz w:val="24"/>
          <w:szCs w:val="24"/>
        </w:rPr>
        <w:lastRenderedPageBreak/>
        <w:t>如何进行</w:t>
      </w:r>
      <w:r w:rsidRPr="00AB7EE1">
        <w:rPr>
          <w:rFonts w:hint="eastAsia"/>
          <w:sz w:val="24"/>
          <w:szCs w:val="24"/>
        </w:rPr>
        <w:t>校园资讯可见范围的设置</w:t>
      </w:r>
      <w:r>
        <w:rPr>
          <w:rFonts w:hint="eastAsia"/>
          <w:sz w:val="24"/>
          <w:szCs w:val="24"/>
        </w:rPr>
        <w:t>。</w:t>
      </w:r>
    </w:p>
    <w:p w:rsidR="00603A21" w:rsidRPr="004062CD" w:rsidRDefault="00603A21" w:rsidP="00603A21">
      <w:pPr>
        <w:spacing w:line="360" w:lineRule="auto"/>
        <w:ind w:firstLine="420"/>
        <w:rPr>
          <w:sz w:val="24"/>
          <w:szCs w:val="24"/>
        </w:rPr>
      </w:pPr>
      <w:r w:rsidRPr="004062CD">
        <w:rPr>
          <w:rFonts w:hint="eastAsia"/>
          <w:sz w:val="24"/>
          <w:szCs w:val="24"/>
        </w:rPr>
        <w:t>可见范围的设置与发送消息的所属机构有关，且层层递进。在班级发送时，消息的范围有：本班级，本学院，本校</w:t>
      </w:r>
      <w:r>
        <w:rPr>
          <w:rFonts w:hint="eastAsia"/>
          <w:sz w:val="24"/>
          <w:szCs w:val="24"/>
        </w:rPr>
        <w:t>；</w:t>
      </w:r>
      <w:r w:rsidRPr="004062CD">
        <w:rPr>
          <w:rFonts w:hint="eastAsia"/>
          <w:sz w:val="24"/>
          <w:szCs w:val="24"/>
        </w:rPr>
        <w:t>社团机构发送的消息可见范围有：本部门，本机构，学院本校</w:t>
      </w:r>
      <w:r>
        <w:rPr>
          <w:rFonts w:hint="eastAsia"/>
          <w:sz w:val="24"/>
          <w:szCs w:val="24"/>
        </w:rPr>
        <w:t>；</w:t>
      </w:r>
      <w:r w:rsidRPr="004062CD">
        <w:rPr>
          <w:rFonts w:hint="eastAsia"/>
          <w:sz w:val="24"/>
          <w:szCs w:val="24"/>
        </w:rPr>
        <w:t>此时对应于数据库的设计上，需要新增</w:t>
      </w:r>
      <w:r>
        <w:rPr>
          <w:rFonts w:hint="eastAsia"/>
          <w:sz w:val="24"/>
          <w:szCs w:val="24"/>
        </w:rPr>
        <w:t>可见范围和年级</w:t>
      </w:r>
      <w:r w:rsidRPr="004062CD">
        <w:rPr>
          <w:rFonts w:hint="eastAsia"/>
          <w:sz w:val="24"/>
          <w:szCs w:val="24"/>
        </w:rPr>
        <w:t>筛选字段，并在</w:t>
      </w:r>
      <w:r>
        <w:rPr>
          <w:rFonts w:hint="eastAsia"/>
          <w:sz w:val="24"/>
          <w:szCs w:val="24"/>
        </w:rPr>
        <w:t>用户部门表上添加</w:t>
      </w:r>
      <w:proofErr w:type="gramStart"/>
      <w:r w:rsidRPr="004062CD">
        <w:rPr>
          <w:rFonts w:hint="eastAsia"/>
          <w:sz w:val="24"/>
          <w:szCs w:val="24"/>
        </w:rPr>
        <w:t>父组织</w:t>
      </w:r>
      <w:proofErr w:type="gramEnd"/>
      <w:r w:rsidRPr="004062CD">
        <w:rPr>
          <w:rFonts w:hint="eastAsia"/>
          <w:sz w:val="24"/>
          <w:szCs w:val="24"/>
        </w:rPr>
        <w:t>节点，对于具体的数据组织上，如果是本班级或者本部门范围，</w:t>
      </w:r>
      <w:r>
        <w:rPr>
          <w:rFonts w:hint="eastAsia"/>
          <w:sz w:val="24"/>
          <w:szCs w:val="24"/>
        </w:rPr>
        <w:t>可见范围字段</w:t>
      </w:r>
      <w:r w:rsidRPr="004062CD">
        <w:rPr>
          <w:rFonts w:hint="eastAsia"/>
          <w:sz w:val="24"/>
          <w:szCs w:val="24"/>
        </w:rPr>
        <w:t>填写上本班级或者本部门的组织</w:t>
      </w:r>
      <w:r>
        <w:rPr>
          <w:rFonts w:hint="eastAsia"/>
          <w:sz w:val="24"/>
          <w:szCs w:val="24"/>
        </w:rPr>
        <w:t>编号，</w:t>
      </w:r>
      <w:r w:rsidRPr="004062CD">
        <w:rPr>
          <w:rFonts w:hint="eastAsia"/>
          <w:sz w:val="24"/>
          <w:szCs w:val="24"/>
        </w:rPr>
        <w:t>查询时查看用户是否属于本部门或者本班级即可</w:t>
      </w:r>
      <w:r w:rsidRPr="004062CD">
        <w:rPr>
          <w:rFonts w:hint="eastAsia"/>
          <w:sz w:val="24"/>
          <w:szCs w:val="24"/>
        </w:rPr>
        <w:t>;</w:t>
      </w:r>
      <w:r w:rsidRPr="004062CD">
        <w:rPr>
          <w:rFonts w:hint="eastAsia"/>
          <w:sz w:val="24"/>
          <w:szCs w:val="24"/>
        </w:rPr>
        <w:t>如果时本机构、本学院时，查询时查看</w:t>
      </w:r>
      <w:r>
        <w:rPr>
          <w:rFonts w:hint="eastAsia"/>
          <w:sz w:val="24"/>
          <w:szCs w:val="24"/>
        </w:rPr>
        <w:t>用户部分表</w:t>
      </w:r>
      <w:r w:rsidRPr="004062CD">
        <w:rPr>
          <w:rFonts w:hint="eastAsia"/>
          <w:sz w:val="24"/>
          <w:szCs w:val="24"/>
        </w:rPr>
        <w:t>上的</w:t>
      </w:r>
      <w:r>
        <w:rPr>
          <w:rFonts w:hint="eastAsia"/>
          <w:sz w:val="24"/>
          <w:szCs w:val="24"/>
        </w:rPr>
        <w:t>父节点编号</w:t>
      </w:r>
      <w:r w:rsidRPr="004062CD">
        <w:rPr>
          <w:rFonts w:hint="eastAsia"/>
          <w:sz w:val="24"/>
          <w:szCs w:val="24"/>
        </w:rPr>
        <w:t>字段上数据是否匹配的上即可</w:t>
      </w:r>
      <w:r>
        <w:rPr>
          <w:rFonts w:hint="eastAsia"/>
          <w:sz w:val="24"/>
          <w:szCs w:val="24"/>
        </w:rPr>
        <w:t>；</w:t>
      </w:r>
      <w:r w:rsidRPr="004062CD">
        <w:rPr>
          <w:rFonts w:hint="eastAsia"/>
          <w:sz w:val="24"/>
          <w:szCs w:val="24"/>
        </w:rPr>
        <w:t>如果是本校范围时，则无需认可的过滤查询条件综上所述，在查询校园资讯时，只需要将</w:t>
      </w:r>
      <w:r>
        <w:rPr>
          <w:rFonts w:hint="eastAsia"/>
          <w:sz w:val="24"/>
          <w:szCs w:val="24"/>
        </w:rPr>
        <w:t>可见范围字段和可见</w:t>
      </w:r>
      <w:r w:rsidRPr="004062CD">
        <w:rPr>
          <w:rFonts w:hint="eastAsia"/>
          <w:sz w:val="24"/>
          <w:szCs w:val="24"/>
        </w:rPr>
        <w:t>组织</w:t>
      </w:r>
      <w:r>
        <w:rPr>
          <w:rFonts w:hint="eastAsia"/>
          <w:sz w:val="24"/>
          <w:szCs w:val="24"/>
        </w:rPr>
        <w:t>编号</w:t>
      </w:r>
      <w:r w:rsidRPr="004062CD">
        <w:rPr>
          <w:rFonts w:hint="eastAsia"/>
          <w:sz w:val="24"/>
          <w:szCs w:val="24"/>
        </w:rPr>
        <w:t>分别</w:t>
      </w:r>
      <w:r>
        <w:rPr>
          <w:rFonts w:hint="eastAsia"/>
          <w:sz w:val="24"/>
          <w:szCs w:val="24"/>
        </w:rPr>
        <w:t>与用户部门表</w:t>
      </w:r>
      <w:r w:rsidRPr="004062CD">
        <w:rPr>
          <w:rFonts w:hint="eastAsia"/>
          <w:sz w:val="24"/>
          <w:szCs w:val="24"/>
        </w:rPr>
        <w:t>上的匹配用户的</w:t>
      </w:r>
      <w:r>
        <w:rPr>
          <w:rFonts w:hint="eastAsia"/>
          <w:sz w:val="24"/>
          <w:szCs w:val="24"/>
        </w:rPr>
        <w:t>本级部门编号</w:t>
      </w:r>
      <w:r w:rsidRPr="004062CD">
        <w:rPr>
          <w:rFonts w:hint="eastAsia"/>
          <w:sz w:val="24"/>
          <w:szCs w:val="24"/>
        </w:rPr>
        <w:t>和</w:t>
      </w:r>
      <w:r>
        <w:rPr>
          <w:rFonts w:hint="eastAsia"/>
          <w:sz w:val="24"/>
          <w:szCs w:val="24"/>
        </w:rPr>
        <w:t>上一级部门编号</w:t>
      </w:r>
      <w:r w:rsidRPr="004062CD">
        <w:rPr>
          <w:rFonts w:hint="eastAsia"/>
          <w:sz w:val="24"/>
          <w:szCs w:val="24"/>
        </w:rPr>
        <w:t>进行或条件等值条件查询即可，如果有年级的过滤需求，则再外加年级的过滤条件。</w:t>
      </w:r>
    </w:p>
    <w:p w:rsidR="00603A21" w:rsidRDefault="00603A21" w:rsidP="00603A21">
      <w:pPr>
        <w:pStyle w:val="af"/>
        <w:numPr>
          <w:ilvl w:val="0"/>
          <w:numId w:val="19"/>
        </w:numPr>
        <w:spacing w:line="360" w:lineRule="auto"/>
        <w:ind w:firstLineChars="0"/>
        <w:rPr>
          <w:sz w:val="24"/>
          <w:szCs w:val="24"/>
        </w:rPr>
      </w:pPr>
      <w:r w:rsidRPr="00CD23F9">
        <w:rPr>
          <w:rFonts w:hint="eastAsia"/>
          <w:sz w:val="24"/>
          <w:szCs w:val="24"/>
        </w:rPr>
        <w:t>如何处理项目中已读和未读消息的消息显示</w:t>
      </w:r>
    </w:p>
    <w:p w:rsidR="00603A21" w:rsidRPr="00CD23F9" w:rsidRDefault="00603A21" w:rsidP="00603A21">
      <w:pPr>
        <w:spacing w:line="360" w:lineRule="auto"/>
        <w:ind w:firstLine="420"/>
        <w:rPr>
          <w:sz w:val="24"/>
          <w:szCs w:val="24"/>
        </w:rPr>
      </w:pPr>
      <w:r>
        <w:rPr>
          <w:rFonts w:hint="eastAsia"/>
          <w:sz w:val="24"/>
          <w:szCs w:val="24"/>
        </w:rPr>
        <w:t>处理该类问题，必须要</w:t>
      </w:r>
      <w:r w:rsidRPr="00C713C7">
        <w:rPr>
          <w:rFonts w:hint="eastAsia"/>
          <w:sz w:val="24"/>
          <w:szCs w:val="24"/>
        </w:rPr>
        <w:t>明确</w:t>
      </w:r>
      <w:r>
        <w:rPr>
          <w:rFonts w:hint="eastAsia"/>
          <w:sz w:val="24"/>
          <w:szCs w:val="24"/>
        </w:rPr>
        <w:t>的</w:t>
      </w:r>
      <w:r w:rsidRPr="00C713C7">
        <w:rPr>
          <w:rFonts w:hint="eastAsia"/>
          <w:sz w:val="24"/>
          <w:szCs w:val="24"/>
        </w:rPr>
        <w:t>，</w:t>
      </w:r>
      <w:r>
        <w:rPr>
          <w:rFonts w:hint="eastAsia"/>
          <w:sz w:val="24"/>
          <w:szCs w:val="24"/>
        </w:rPr>
        <w:t>是</w:t>
      </w:r>
      <w:r w:rsidRPr="00C713C7">
        <w:rPr>
          <w:rFonts w:hint="eastAsia"/>
          <w:sz w:val="24"/>
          <w:szCs w:val="24"/>
        </w:rPr>
        <w:t>未读消息到已读消息的转变流程。首先是发送方将信息发送至服务器，服务器将信息发送至</w:t>
      </w:r>
      <w:r>
        <w:rPr>
          <w:rFonts w:hint="eastAsia"/>
          <w:sz w:val="24"/>
          <w:szCs w:val="24"/>
        </w:rPr>
        <w:t>指定的接收方，然后将发送结果发送至发送方，而当接受方已读时，则对未读用户编号列表</w:t>
      </w:r>
      <w:r w:rsidRPr="00C713C7">
        <w:rPr>
          <w:rFonts w:hint="eastAsia"/>
          <w:sz w:val="24"/>
          <w:szCs w:val="24"/>
        </w:rPr>
        <w:t>中数据</w:t>
      </w:r>
      <w:r>
        <w:rPr>
          <w:rFonts w:hint="eastAsia"/>
          <w:sz w:val="24"/>
          <w:szCs w:val="24"/>
        </w:rPr>
        <w:t>进行</w:t>
      </w:r>
      <w:r w:rsidRPr="00C713C7">
        <w:rPr>
          <w:rFonts w:hint="eastAsia"/>
          <w:sz w:val="24"/>
          <w:szCs w:val="24"/>
        </w:rPr>
        <w:t>修改，再将信</w:t>
      </w:r>
      <w:r>
        <w:rPr>
          <w:rFonts w:hint="eastAsia"/>
          <w:sz w:val="24"/>
          <w:szCs w:val="24"/>
        </w:rPr>
        <w:t>息发送至发送者，这时才将消息标志为已读状态。</w:t>
      </w:r>
      <w:r w:rsidRPr="008A73D8">
        <w:rPr>
          <w:rFonts w:hint="eastAsia"/>
          <w:sz w:val="24"/>
          <w:szCs w:val="24"/>
        </w:rPr>
        <w:t>要处理该类问题，一定要明确，未读消息到已读消息的转变流程。首先是发送方将信息发送至服务器，服务器将信息发送至指定的接收方，然后将发送结果发送至发送方，而当接受方已读时，则将</w:t>
      </w:r>
      <w:r>
        <w:rPr>
          <w:rFonts w:hint="eastAsia"/>
          <w:sz w:val="24"/>
          <w:szCs w:val="24"/>
        </w:rPr>
        <w:t>未读用户列表</w:t>
      </w:r>
      <w:r w:rsidRPr="008A73D8">
        <w:rPr>
          <w:rFonts w:hint="eastAsia"/>
          <w:sz w:val="24"/>
          <w:szCs w:val="24"/>
        </w:rPr>
        <w:t>中数</w:t>
      </w:r>
      <w:r>
        <w:rPr>
          <w:rFonts w:hint="eastAsia"/>
          <w:sz w:val="24"/>
          <w:szCs w:val="24"/>
        </w:rPr>
        <w:t>据修改，再将信息发送至发送者，这时才将消息标志为已读状态。在了解</w:t>
      </w:r>
      <w:r w:rsidRPr="008A73D8">
        <w:rPr>
          <w:rFonts w:hint="eastAsia"/>
          <w:sz w:val="24"/>
          <w:szCs w:val="24"/>
        </w:rPr>
        <w:t>该流程后，就是在程序中如何实现的问题，这些过程的核心问题是消息的</w:t>
      </w:r>
      <w:r>
        <w:rPr>
          <w:rFonts w:hint="eastAsia"/>
          <w:sz w:val="24"/>
          <w:szCs w:val="24"/>
        </w:rPr>
        <w:t>消息编号问题</w:t>
      </w:r>
      <w:r w:rsidRPr="008A73D8">
        <w:rPr>
          <w:rFonts w:hint="eastAsia"/>
          <w:sz w:val="24"/>
          <w:szCs w:val="24"/>
        </w:rPr>
        <w:t>，考虑到</w:t>
      </w:r>
      <w:r>
        <w:rPr>
          <w:rFonts w:hint="eastAsia"/>
          <w:sz w:val="24"/>
          <w:szCs w:val="24"/>
        </w:rPr>
        <w:t>消息编号在服务器生成将会大大增加交互的负责程度，因此消息编号将会在移动端进行生成，在保证消息编号的唯一性前提下，使得移动端在接收到该编号的聊天信息不再认为该条信息应该还需要重新在页面上进行渲染操作，从而将其标识为已发消息的一个未读消息的响应。</w:t>
      </w:r>
    </w:p>
    <w:p w:rsidR="00603A21" w:rsidRPr="00C847CB" w:rsidRDefault="00603A21" w:rsidP="00603A21">
      <w:pPr>
        <w:pStyle w:val="af"/>
        <w:numPr>
          <w:ilvl w:val="0"/>
          <w:numId w:val="19"/>
        </w:numPr>
        <w:spacing w:line="360" w:lineRule="auto"/>
        <w:ind w:firstLineChars="0"/>
        <w:rPr>
          <w:sz w:val="24"/>
          <w:szCs w:val="24"/>
        </w:rPr>
      </w:pPr>
      <w:r w:rsidRPr="006F7446">
        <w:rPr>
          <w:rFonts w:hint="eastAsia"/>
          <w:sz w:val="24"/>
          <w:szCs w:val="24"/>
        </w:rPr>
        <w:t>如何实现树形结构数据的高效查询</w:t>
      </w:r>
    </w:p>
    <w:p w:rsidR="00603A21" w:rsidRPr="00FD6EDC" w:rsidRDefault="00603A21" w:rsidP="00603A21">
      <w:pPr>
        <w:spacing w:line="360" w:lineRule="auto"/>
        <w:ind w:firstLine="420"/>
        <w:rPr>
          <w:sz w:val="24"/>
          <w:szCs w:val="24"/>
        </w:rPr>
      </w:pPr>
      <w:r>
        <w:rPr>
          <w:rFonts w:hint="eastAsia"/>
          <w:sz w:val="24"/>
          <w:szCs w:val="24"/>
        </w:rPr>
        <w:t>对于此种树型结构数据采用</w:t>
      </w:r>
      <w:r w:rsidRPr="008A728B">
        <w:rPr>
          <w:rFonts w:hint="eastAsia"/>
          <w:sz w:val="24"/>
          <w:szCs w:val="24"/>
        </w:rPr>
        <w:t>编号制，用编号来表示数据的层级关系，</w:t>
      </w:r>
      <w:r>
        <w:rPr>
          <w:rFonts w:hint="eastAsia"/>
          <w:sz w:val="24"/>
          <w:szCs w:val="24"/>
        </w:rPr>
        <w:t>可规定编号中每三位数字为表示单位，当编号只有三位数字时表示为根节点，此后</w:t>
      </w:r>
      <w:r w:rsidRPr="008A728B">
        <w:rPr>
          <w:rFonts w:hint="eastAsia"/>
          <w:sz w:val="24"/>
          <w:szCs w:val="24"/>
        </w:rPr>
        <w:t>每个属于该节点的子节点的编号</w:t>
      </w:r>
      <w:r>
        <w:rPr>
          <w:rFonts w:hint="eastAsia"/>
          <w:sz w:val="24"/>
          <w:szCs w:val="24"/>
        </w:rPr>
        <w:t>将以本节点的编号和</w:t>
      </w:r>
      <w:proofErr w:type="gramStart"/>
      <w:r>
        <w:rPr>
          <w:rFonts w:hint="eastAsia"/>
          <w:sz w:val="24"/>
          <w:szCs w:val="24"/>
        </w:rPr>
        <w:t>父节点</w:t>
      </w:r>
      <w:proofErr w:type="gramEnd"/>
      <w:r>
        <w:rPr>
          <w:rFonts w:hint="eastAsia"/>
          <w:sz w:val="24"/>
          <w:szCs w:val="24"/>
        </w:rPr>
        <w:t>编号的拼接组成，这样，在数据库查询中根据模糊匹配的特性，就能够快速查找出对应某节点的所有子节点信息。</w:t>
      </w:r>
    </w:p>
    <w:p w:rsidR="00603A21" w:rsidRPr="007D2575" w:rsidRDefault="00603A21" w:rsidP="00603A21">
      <w:pPr>
        <w:pStyle w:val="1"/>
        <w:numPr>
          <w:ilvl w:val="0"/>
          <w:numId w:val="15"/>
        </w:numPr>
        <w:spacing w:before="156" w:after="156"/>
        <w:rPr>
          <w:rFonts w:cs="宋体"/>
        </w:rPr>
      </w:pPr>
      <w:bookmarkStart w:id="130" w:name="_Toc472010706"/>
      <w:bookmarkStart w:id="131" w:name="_Toc5819065"/>
      <w:bookmarkStart w:id="132" w:name="_Toc6343807"/>
      <w:r>
        <w:rPr>
          <w:rFonts w:cs="宋体" w:hint="eastAsia"/>
        </w:rPr>
        <w:lastRenderedPageBreak/>
        <w:t>结论</w:t>
      </w:r>
      <w:bookmarkEnd w:id="130"/>
      <w:bookmarkEnd w:id="131"/>
      <w:bookmarkEnd w:id="132"/>
    </w:p>
    <w:p w:rsidR="00603A21" w:rsidRPr="001648A8" w:rsidRDefault="00603A21" w:rsidP="00603A21">
      <w:pPr>
        <w:spacing w:line="360" w:lineRule="auto"/>
        <w:ind w:firstLineChars="200" w:firstLine="480"/>
        <w:rPr>
          <w:rFonts w:ascii="Times New Roman" w:hAnsi="Times New Roman" w:cs="宋体"/>
          <w:sz w:val="24"/>
          <w:szCs w:val="24"/>
        </w:rPr>
      </w:pPr>
      <w:r>
        <w:rPr>
          <w:rFonts w:ascii="Times New Roman" w:hAnsi="Times New Roman" w:cs="宋体" w:hint="eastAsia"/>
          <w:sz w:val="24"/>
          <w:szCs w:val="24"/>
        </w:rPr>
        <w:t>在本系统整个开发过程中本人主要完成的是四个模块：校园资讯模块、组织机构模块、即时通讯模块、个人信息模块。在校园模块中的功能主要有查看校园资讯、校园咨询的搜索和对校园资讯的提问和答疑；在组织模块中的功能主要有查阅目标的学生机构、学会社团等在校机构，在所属机构当中在用户能够进行调整社团机构成员、创建工作群、发布校园资讯等操作，而</w:t>
      </w:r>
      <w:proofErr w:type="gramStart"/>
      <w:r>
        <w:rPr>
          <w:rFonts w:ascii="Times New Roman" w:hAnsi="Times New Roman" w:cs="宋体" w:hint="eastAsia"/>
          <w:sz w:val="24"/>
          <w:szCs w:val="24"/>
        </w:rPr>
        <w:t>做为</w:t>
      </w:r>
      <w:proofErr w:type="gramEnd"/>
      <w:r>
        <w:rPr>
          <w:rFonts w:ascii="Times New Roman" w:hAnsi="Times New Roman" w:cs="宋体" w:hint="eastAsia"/>
          <w:sz w:val="24"/>
          <w:szCs w:val="24"/>
        </w:rPr>
        <w:t>非所属该机构的用户能够查询该机构的基本信息、对该机构进行信息的反馈以及能和该机构成员进行交流等；在即时通讯模块中，用户能够既能同时和机构内成员进行有反馈的工作交流，也能够点对点地和目标用户信息日常交流。为了避免单机带来的信息处理瓶颈，通过</w:t>
      </w:r>
      <w:proofErr w:type="spellStart"/>
      <w:r>
        <w:rPr>
          <w:rFonts w:ascii="Times New Roman" w:hAnsi="Times New Roman" w:cs="宋体" w:hint="eastAsia"/>
          <w:sz w:val="24"/>
          <w:szCs w:val="24"/>
        </w:rPr>
        <w:t>Redis</w:t>
      </w:r>
      <w:proofErr w:type="spellEnd"/>
      <w:r>
        <w:rPr>
          <w:rFonts w:ascii="Times New Roman" w:hAnsi="Times New Roman" w:cs="宋体" w:hint="eastAsia"/>
          <w:sz w:val="24"/>
          <w:szCs w:val="24"/>
        </w:rPr>
        <w:t>的发布订阅模式将即时通讯服务其并联起来，以集群的方式共同处理消息的存储和转发；在个人信息模块中，除了提供查看个人发布的校园资讯、个人针对某个组织提出的反馈意见之外，也提供了移动端的退出接口、移动端的基本配置。</w:t>
      </w:r>
      <w:r w:rsidR="00CD6032">
        <w:rPr>
          <w:rFonts w:ascii="Times New Roman" w:hAnsi="Times New Roman" w:cs="宋体" w:hint="eastAsia"/>
          <w:sz w:val="24"/>
          <w:szCs w:val="24"/>
        </w:rPr>
        <w:t>在通过本项目的设计和实现，使我对后台和前端开发知识有了更进一步</w:t>
      </w:r>
      <w:r w:rsidR="00616F41">
        <w:rPr>
          <w:rFonts w:ascii="Times New Roman" w:hAnsi="Times New Roman" w:cs="宋体" w:hint="eastAsia"/>
          <w:sz w:val="24"/>
          <w:szCs w:val="24"/>
        </w:rPr>
        <w:t>的</w:t>
      </w:r>
      <w:r w:rsidR="00CD6032">
        <w:rPr>
          <w:rFonts w:ascii="Times New Roman" w:hAnsi="Times New Roman" w:cs="宋体" w:hint="eastAsia"/>
          <w:sz w:val="24"/>
          <w:szCs w:val="24"/>
        </w:rPr>
        <w:t>认识，也希望能够借助此项目</w:t>
      </w:r>
      <w:r w:rsidR="00640A3D">
        <w:rPr>
          <w:rFonts w:ascii="Times New Roman" w:hAnsi="Times New Roman" w:cs="宋体" w:hint="eastAsia"/>
          <w:sz w:val="24"/>
          <w:szCs w:val="24"/>
        </w:rPr>
        <w:t>给校园带来不一样的变化。</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603A21" w:rsidRDefault="00603A21" w:rsidP="00603A21">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603A21" w:rsidRDefault="00603A21" w:rsidP="00603A21">
      <w:pPr>
        <w:widowControl/>
        <w:spacing w:afterLines="100" w:after="312"/>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参考文献</w:t>
      </w:r>
      <w:r>
        <w:rPr>
          <w:rFonts w:ascii="Times New Roman" w:hAnsi="Times New Roman" w:cs="宋体" w:hint="eastAsia"/>
          <w:b/>
          <w:bCs/>
          <w:sz w:val="32"/>
          <w:szCs w:val="32"/>
        </w:rPr>
        <w:tab/>
      </w:r>
    </w:p>
    <w:p w:rsidR="00603A21" w:rsidRPr="009A41C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 xml:space="preserve">金焱，许建仁等. </w:t>
      </w:r>
      <w:proofErr w:type="spellStart"/>
      <w:r w:rsidRPr="009A41C1">
        <w:rPr>
          <w:rFonts w:ascii="Times New Roman" w:hAnsi="Times New Roman" w:cs="Times New Roman"/>
          <w:sz w:val="24"/>
          <w:szCs w:val="24"/>
        </w:rPr>
        <w:t>JavaEE</w:t>
      </w:r>
      <w:proofErr w:type="spellEnd"/>
      <w:r w:rsidRPr="009A41C1">
        <w:rPr>
          <w:rFonts w:ascii="宋体" w:hAnsi="宋体" w:hint="eastAsia"/>
          <w:sz w:val="24"/>
          <w:szCs w:val="24"/>
        </w:rPr>
        <w:t>企业级应用开发[</w:t>
      </w:r>
      <w:r w:rsidRPr="009A41C1">
        <w:rPr>
          <w:rFonts w:ascii="Times New Roman" w:hAnsi="Times New Roman" w:cs="Times New Roman"/>
          <w:sz w:val="24"/>
          <w:szCs w:val="24"/>
        </w:rPr>
        <w:t>M</w:t>
      </w:r>
      <w:r w:rsidRPr="009A41C1">
        <w:rPr>
          <w:rFonts w:ascii="宋体" w:hAnsi="宋体" w:hint="eastAsia"/>
          <w:sz w:val="24"/>
          <w:szCs w:val="24"/>
        </w:rPr>
        <w:t xml:space="preserve">]. 东软电子出版社, </w:t>
      </w:r>
      <w:r w:rsidRPr="009A41C1">
        <w:rPr>
          <w:rFonts w:ascii="Times New Roman" w:hAnsi="Times New Roman" w:cs="Times New Roman"/>
          <w:sz w:val="24"/>
          <w:szCs w:val="24"/>
        </w:rPr>
        <w:t>2012</w:t>
      </w:r>
    </w:p>
    <w:p w:rsidR="00603A21" w:rsidRPr="009A41C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林跃进，</w:t>
      </w:r>
      <w:proofErr w:type="gramStart"/>
      <w:r w:rsidRPr="009A41C1">
        <w:rPr>
          <w:rFonts w:ascii="宋体" w:hAnsi="宋体" w:hint="eastAsia"/>
          <w:sz w:val="24"/>
          <w:szCs w:val="24"/>
        </w:rPr>
        <w:t>姜涛</w:t>
      </w:r>
      <w:proofErr w:type="gramEnd"/>
      <w:r w:rsidRPr="009A41C1">
        <w:rPr>
          <w:rFonts w:ascii="宋体" w:hAnsi="宋体" w:hint="eastAsia"/>
          <w:sz w:val="24"/>
          <w:szCs w:val="24"/>
        </w:rPr>
        <w:t xml:space="preserve">. </w:t>
      </w:r>
      <w:r w:rsidRPr="009A41C1">
        <w:rPr>
          <w:rFonts w:ascii="Times New Roman" w:hAnsi="Times New Roman" w:cs="Times New Roman"/>
          <w:sz w:val="24"/>
          <w:szCs w:val="24"/>
        </w:rPr>
        <w:t>Web</w:t>
      </w:r>
      <w:r w:rsidRPr="009A41C1">
        <w:rPr>
          <w:rFonts w:ascii="宋体" w:hAnsi="宋体" w:hint="eastAsia"/>
          <w:sz w:val="24"/>
          <w:szCs w:val="24"/>
        </w:rPr>
        <w:t>前端开发技术与</w:t>
      </w:r>
      <w:r w:rsidRPr="009A41C1">
        <w:rPr>
          <w:rFonts w:ascii="Times New Roman" w:hAnsi="Times New Roman" w:cs="Times New Roman"/>
          <w:sz w:val="24"/>
          <w:szCs w:val="24"/>
        </w:rPr>
        <w:t>JavaScript</w:t>
      </w:r>
      <w:r w:rsidRPr="009A41C1">
        <w:rPr>
          <w:rFonts w:ascii="宋体" w:hAnsi="宋体" w:hint="eastAsia"/>
          <w:sz w:val="24"/>
          <w:szCs w:val="24"/>
        </w:rPr>
        <w:t>框架编程[</w:t>
      </w:r>
      <w:r w:rsidRPr="009A41C1">
        <w:rPr>
          <w:rFonts w:ascii="Times New Roman" w:hAnsi="Times New Roman" w:cs="Times New Roman"/>
          <w:sz w:val="24"/>
          <w:szCs w:val="24"/>
        </w:rPr>
        <w:t>M</w:t>
      </w:r>
      <w:r w:rsidRPr="009A41C1">
        <w:rPr>
          <w:rFonts w:ascii="宋体" w:hAnsi="宋体" w:hint="eastAsia"/>
          <w:sz w:val="24"/>
          <w:szCs w:val="24"/>
        </w:rPr>
        <w:t xml:space="preserve">].东软电子出版社， </w:t>
      </w:r>
      <w:r w:rsidRPr="009A41C1">
        <w:rPr>
          <w:rFonts w:ascii="Times New Roman" w:hAnsi="Times New Roman" w:cs="Times New Roman"/>
          <w:sz w:val="24"/>
          <w:szCs w:val="24"/>
        </w:rPr>
        <w:t>2013</w:t>
      </w:r>
      <w:r w:rsidRPr="009A41C1">
        <w:rPr>
          <w:rFonts w:ascii="宋体" w:hAnsi="宋体" w:hint="eastAsia"/>
          <w:sz w:val="24"/>
          <w:szCs w:val="24"/>
        </w:rPr>
        <w:t xml:space="preserve"> </w:t>
      </w:r>
    </w:p>
    <w:p w:rsidR="00603A21" w:rsidRPr="009A41C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 xml:space="preserve">陈永政，张正龙. </w:t>
      </w:r>
      <w:proofErr w:type="spellStart"/>
      <w:r w:rsidRPr="009A41C1">
        <w:rPr>
          <w:rFonts w:ascii="Times New Roman" w:hAnsi="Times New Roman" w:cs="Times New Roman"/>
          <w:sz w:val="24"/>
          <w:szCs w:val="24"/>
        </w:rPr>
        <w:t>JavaEE</w:t>
      </w:r>
      <w:proofErr w:type="spellEnd"/>
      <w:r w:rsidRPr="009A41C1">
        <w:rPr>
          <w:rFonts w:ascii="宋体" w:hAnsi="宋体" w:hint="eastAsia"/>
          <w:sz w:val="24"/>
          <w:szCs w:val="24"/>
        </w:rPr>
        <w:t>框架技术[</w:t>
      </w:r>
      <w:r w:rsidRPr="009A41C1">
        <w:rPr>
          <w:rFonts w:ascii="Times New Roman" w:hAnsi="Times New Roman" w:cs="Times New Roman"/>
          <w:sz w:val="24"/>
          <w:szCs w:val="24"/>
        </w:rPr>
        <w:t>M</w:t>
      </w:r>
      <w:r w:rsidRPr="009A41C1">
        <w:rPr>
          <w:rFonts w:ascii="宋体" w:hAnsi="宋体" w:hint="eastAsia"/>
          <w:sz w:val="24"/>
          <w:szCs w:val="24"/>
        </w:rPr>
        <w:t xml:space="preserve">]. 西安：西安电子科技大学出版社， </w:t>
      </w:r>
      <w:r w:rsidRPr="009A41C1">
        <w:rPr>
          <w:rFonts w:ascii="Times New Roman" w:hAnsi="Times New Roman" w:cs="Times New Roman"/>
          <w:sz w:val="24"/>
          <w:szCs w:val="24"/>
        </w:rPr>
        <w:t>2017</w:t>
      </w:r>
    </w:p>
    <w:p w:rsidR="00603A21" w:rsidRPr="009A41C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 xml:space="preserve">陈国君，陈磊. </w:t>
      </w:r>
      <w:r w:rsidRPr="009A41C1">
        <w:rPr>
          <w:rFonts w:ascii="Times New Roman" w:hAnsi="Times New Roman" w:cs="Times New Roman"/>
          <w:sz w:val="24"/>
          <w:szCs w:val="24"/>
        </w:rPr>
        <w:t>Java</w:t>
      </w:r>
      <w:r w:rsidRPr="009A41C1">
        <w:rPr>
          <w:rFonts w:ascii="宋体" w:hAnsi="宋体" w:hint="eastAsia"/>
          <w:sz w:val="24"/>
          <w:szCs w:val="24"/>
        </w:rPr>
        <w:t>程序设计基础[</w:t>
      </w:r>
      <w:r w:rsidRPr="009A41C1">
        <w:rPr>
          <w:rFonts w:ascii="Times New Roman" w:hAnsi="Times New Roman" w:cs="Times New Roman"/>
          <w:sz w:val="24"/>
          <w:szCs w:val="24"/>
        </w:rPr>
        <w:t>M</w:t>
      </w:r>
      <w:r w:rsidRPr="009A41C1">
        <w:rPr>
          <w:rFonts w:ascii="宋体" w:hAnsi="宋体" w:hint="eastAsia"/>
          <w:sz w:val="24"/>
          <w:szCs w:val="24"/>
        </w:rPr>
        <w:t xml:space="preserve">]. 清华大学出版社， </w:t>
      </w:r>
      <w:r w:rsidRPr="009A41C1">
        <w:rPr>
          <w:rFonts w:ascii="Times New Roman" w:hAnsi="Times New Roman" w:cs="Times New Roman"/>
          <w:sz w:val="24"/>
          <w:szCs w:val="24"/>
        </w:rPr>
        <w:t>2015</w:t>
      </w:r>
    </w:p>
    <w:p w:rsidR="00603A21" w:rsidRPr="009A41C1" w:rsidRDefault="00603A21" w:rsidP="00603A21">
      <w:pPr>
        <w:numPr>
          <w:ilvl w:val="0"/>
          <w:numId w:val="20"/>
        </w:numPr>
        <w:spacing w:line="360" w:lineRule="auto"/>
        <w:rPr>
          <w:rFonts w:ascii="宋体" w:hAnsi="宋体"/>
          <w:sz w:val="24"/>
          <w:szCs w:val="24"/>
        </w:rPr>
      </w:pPr>
      <w:r w:rsidRPr="009A41C1">
        <w:rPr>
          <w:rFonts w:ascii="Times New Roman" w:hAnsi="Times New Roman" w:cs="Times New Roman"/>
          <w:sz w:val="24"/>
          <w:szCs w:val="24"/>
        </w:rPr>
        <w:t xml:space="preserve">David </w:t>
      </w:r>
      <w:proofErr w:type="spellStart"/>
      <w:r w:rsidRPr="009A41C1">
        <w:rPr>
          <w:rFonts w:ascii="Times New Roman" w:hAnsi="Times New Roman" w:cs="Times New Roman"/>
          <w:sz w:val="24"/>
          <w:szCs w:val="24"/>
        </w:rPr>
        <w:t>Flanagan.JavaScript</w:t>
      </w:r>
      <w:proofErr w:type="spellEnd"/>
      <w:r w:rsidRPr="009A41C1">
        <w:rPr>
          <w:rFonts w:ascii="宋体" w:hAnsi="宋体" w:hint="eastAsia"/>
          <w:sz w:val="24"/>
          <w:szCs w:val="24"/>
        </w:rPr>
        <w:t>:权威指南. 机械工业出版社出版[</w:t>
      </w:r>
      <w:r w:rsidRPr="009A41C1">
        <w:rPr>
          <w:rFonts w:ascii="Times New Roman" w:hAnsi="Times New Roman" w:cs="Times New Roman"/>
          <w:sz w:val="24"/>
          <w:szCs w:val="24"/>
        </w:rPr>
        <w:t>M</w:t>
      </w:r>
      <w:r w:rsidRPr="009A41C1">
        <w:rPr>
          <w:rFonts w:ascii="宋体" w:hAnsi="宋体" w:hint="eastAsia"/>
          <w:sz w:val="24"/>
          <w:szCs w:val="24"/>
        </w:rPr>
        <w:t>]，</w:t>
      </w:r>
      <w:r w:rsidRPr="009A41C1">
        <w:rPr>
          <w:rFonts w:ascii="Times New Roman" w:hAnsi="Times New Roman" w:cs="Times New Roman"/>
          <w:sz w:val="24"/>
          <w:szCs w:val="24"/>
        </w:rPr>
        <w:t>2006.1-10</w:t>
      </w:r>
    </w:p>
    <w:p w:rsidR="00603A21" w:rsidRPr="009A41C1" w:rsidRDefault="00603A21" w:rsidP="00603A21">
      <w:pPr>
        <w:numPr>
          <w:ilvl w:val="0"/>
          <w:numId w:val="20"/>
        </w:numPr>
        <w:spacing w:line="360" w:lineRule="auto"/>
        <w:rPr>
          <w:rFonts w:ascii="宋体" w:hAnsi="宋体"/>
          <w:sz w:val="24"/>
          <w:szCs w:val="24"/>
        </w:rPr>
      </w:pPr>
      <w:r w:rsidRPr="009A41C1">
        <w:rPr>
          <w:rFonts w:ascii="宋体" w:hAnsi="宋体" w:hint="eastAsia"/>
          <w:sz w:val="24"/>
          <w:szCs w:val="24"/>
        </w:rPr>
        <w:t>肖睿，</w:t>
      </w:r>
      <w:proofErr w:type="gramStart"/>
      <w:r w:rsidRPr="009A41C1">
        <w:rPr>
          <w:rFonts w:ascii="宋体" w:hAnsi="宋体" w:hint="eastAsia"/>
          <w:sz w:val="24"/>
          <w:szCs w:val="24"/>
        </w:rPr>
        <w:t>丁慧洁等</w:t>
      </w:r>
      <w:proofErr w:type="gramEnd"/>
      <w:r w:rsidRPr="009A41C1">
        <w:rPr>
          <w:rFonts w:ascii="宋体" w:hAnsi="宋体" w:hint="eastAsia"/>
          <w:sz w:val="24"/>
          <w:szCs w:val="24"/>
        </w:rPr>
        <w:t xml:space="preserve">. </w:t>
      </w:r>
      <w:r w:rsidRPr="009A41C1">
        <w:rPr>
          <w:rFonts w:ascii="Times New Roman" w:hAnsi="Times New Roman" w:cs="Times New Roman"/>
          <w:sz w:val="24"/>
          <w:szCs w:val="24"/>
        </w:rPr>
        <w:t>SSM</w:t>
      </w:r>
      <w:r w:rsidRPr="009A41C1">
        <w:rPr>
          <w:rFonts w:ascii="宋体" w:hAnsi="宋体" w:hint="eastAsia"/>
          <w:sz w:val="24"/>
          <w:szCs w:val="24"/>
        </w:rPr>
        <w:t>企业级框架实战[</w:t>
      </w:r>
      <w:r w:rsidRPr="009A41C1">
        <w:rPr>
          <w:rFonts w:ascii="Times New Roman" w:hAnsi="Times New Roman" w:cs="Times New Roman"/>
          <w:sz w:val="24"/>
          <w:szCs w:val="24"/>
        </w:rPr>
        <w:t>M</w:t>
      </w:r>
      <w:r w:rsidRPr="009A41C1">
        <w:rPr>
          <w:rFonts w:ascii="宋体" w:hAnsi="宋体" w:hint="eastAsia"/>
          <w:sz w:val="24"/>
          <w:szCs w:val="24"/>
        </w:rPr>
        <w:t xml:space="preserve">] 中国水利水电出版社 </w:t>
      </w:r>
      <w:r w:rsidRPr="009A41C1">
        <w:rPr>
          <w:rFonts w:ascii="Times New Roman" w:hAnsi="Times New Roman" w:cs="Times New Roman"/>
          <w:sz w:val="24"/>
          <w:szCs w:val="24"/>
        </w:rPr>
        <w:t>2017.7-1</w:t>
      </w:r>
    </w:p>
    <w:p w:rsidR="00603A21" w:rsidRPr="009A41C1" w:rsidRDefault="00603A21" w:rsidP="00603A21">
      <w:pPr>
        <w:numPr>
          <w:ilvl w:val="0"/>
          <w:numId w:val="20"/>
        </w:numPr>
        <w:spacing w:line="360" w:lineRule="auto"/>
        <w:rPr>
          <w:rFonts w:ascii="宋体" w:hAnsi="宋体"/>
          <w:sz w:val="24"/>
          <w:szCs w:val="24"/>
        </w:rPr>
      </w:pPr>
      <w:r w:rsidRPr="009A41C1">
        <w:rPr>
          <w:rFonts w:ascii="Times New Roman" w:hAnsi="Times New Roman" w:cs="Times New Roman"/>
          <w:sz w:val="24"/>
          <w:szCs w:val="24"/>
        </w:rPr>
        <w:t>2016</w:t>
      </w:r>
      <w:r w:rsidRPr="009A41C1">
        <w:rPr>
          <w:rFonts w:ascii="宋体" w:hAnsi="宋体" w:hint="eastAsia"/>
          <w:sz w:val="24"/>
          <w:szCs w:val="24"/>
        </w:rPr>
        <w:t>最新校园</w:t>
      </w:r>
      <w:r w:rsidRPr="009A41C1">
        <w:rPr>
          <w:rFonts w:ascii="Times New Roman" w:hAnsi="Times New Roman" w:cs="Times New Roman"/>
          <w:sz w:val="24"/>
          <w:szCs w:val="24"/>
        </w:rPr>
        <w:t>app</w:t>
      </w:r>
      <w:r w:rsidRPr="009A41C1">
        <w:rPr>
          <w:rFonts w:ascii="宋体" w:hAnsi="宋体" w:hint="eastAsia"/>
          <w:sz w:val="24"/>
          <w:szCs w:val="24"/>
        </w:rPr>
        <w:t xml:space="preserve">排名[EB/OL]. </w:t>
      </w:r>
    </w:p>
    <w:p w:rsidR="00603A21" w:rsidRPr="009A41C1" w:rsidRDefault="00603A21" w:rsidP="00603A21">
      <w:pPr>
        <w:spacing w:line="360" w:lineRule="auto"/>
        <w:ind w:firstLineChars="200" w:firstLine="480"/>
        <w:rPr>
          <w:rFonts w:ascii="宋体" w:hAnsi="宋体"/>
          <w:sz w:val="24"/>
          <w:szCs w:val="24"/>
        </w:rPr>
      </w:pPr>
      <w:r w:rsidRPr="009A41C1">
        <w:rPr>
          <w:rFonts w:ascii="宋体" w:hAnsi="宋体" w:hint="eastAsia"/>
          <w:sz w:val="24"/>
          <w:szCs w:val="24"/>
        </w:rPr>
        <w:t>[</w:t>
      </w:r>
      <w:r w:rsidRPr="009A41C1">
        <w:rPr>
          <w:rFonts w:ascii="Times New Roman" w:hAnsi="Times New Roman" w:cs="Times New Roman"/>
          <w:sz w:val="24"/>
          <w:szCs w:val="24"/>
        </w:rPr>
        <w:t>2015-11-18</w:t>
      </w:r>
      <w:r w:rsidRPr="009A41C1">
        <w:rPr>
          <w:rFonts w:ascii="宋体" w:hAnsi="宋体" w:hint="eastAsia"/>
          <w:sz w:val="24"/>
          <w:szCs w:val="24"/>
        </w:rPr>
        <w:t xml:space="preserve">]. </w:t>
      </w:r>
      <w:r w:rsidRPr="009A41C1">
        <w:rPr>
          <w:rFonts w:ascii="Times New Roman" w:hAnsi="Times New Roman" w:cs="Times New Roman"/>
          <w:sz w:val="24"/>
          <w:szCs w:val="24"/>
        </w:rPr>
        <w:t>https://wenku.baidu.com/view/869ca3cba98271fe900ef93f.html</w:t>
      </w:r>
    </w:p>
    <w:p w:rsidR="00603A21" w:rsidRPr="009A41C1" w:rsidRDefault="00603A21" w:rsidP="00603A21">
      <w:pPr>
        <w:numPr>
          <w:ilvl w:val="0"/>
          <w:numId w:val="20"/>
        </w:numPr>
        <w:spacing w:line="360" w:lineRule="auto"/>
        <w:rPr>
          <w:rFonts w:ascii="宋体" w:hAnsi="宋体"/>
          <w:sz w:val="24"/>
          <w:szCs w:val="24"/>
        </w:rPr>
      </w:pPr>
      <w:r w:rsidRPr="009A41C1">
        <w:rPr>
          <w:rFonts w:ascii="Times New Roman" w:hAnsi="Times New Roman" w:cs="Times New Roman"/>
          <w:sz w:val="24"/>
          <w:szCs w:val="24"/>
        </w:rPr>
        <w:t>David</w:t>
      </w:r>
      <w:r w:rsidRPr="009A41C1">
        <w:rPr>
          <w:rFonts w:ascii="Times New Roman" w:hAnsi="Times New Roman" w:cs="Times New Roman"/>
          <w:sz w:val="24"/>
          <w:szCs w:val="24"/>
        </w:rPr>
        <w:t>，</w:t>
      </w:r>
      <w:r w:rsidRPr="009A41C1">
        <w:rPr>
          <w:rFonts w:ascii="Times New Roman" w:hAnsi="Times New Roman" w:cs="Times New Roman"/>
          <w:sz w:val="24"/>
          <w:szCs w:val="24"/>
        </w:rPr>
        <w:t>Sawyer</w:t>
      </w:r>
      <w:r w:rsidRPr="009A41C1">
        <w:rPr>
          <w:rFonts w:ascii="宋体" w:hAnsi="宋体" w:hint="eastAsia"/>
          <w:sz w:val="24"/>
          <w:szCs w:val="24"/>
        </w:rPr>
        <w:t>,李</w:t>
      </w:r>
      <w:proofErr w:type="gramStart"/>
      <w:r w:rsidRPr="009A41C1">
        <w:rPr>
          <w:rFonts w:ascii="宋体" w:hAnsi="宋体" w:hint="eastAsia"/>
          <w:sz w:val="24"/>
          <w:szCs w:val="24"/>
        </w:rPr>
        <w:t>占宣译等</w:t>
      </w:r>
      <w:proofErr w:type="gramEnd"/>
      <w:r w:rsidRPr="009A41C1">
        <w:rPr>
          <w:rFonts w:ascii="宋体" w:hAnsi="宋体" w:hint="eastAsia"/>
          <w:sz w:val="24"/>
          <w:szCs w:val="24"/>
        </w:rPr>
        <w:t xml:space="preserve"> .</w:t>
      </w:r>
      <w:proofErr w:type="spellStart"/>
      <w:r w:rsidRPr="009A41C1">
        <w:rPr>
          <w:rFonts w:ascii="Times New Roman" w:hAnsi="Times New Roman" w:cs="Times New Roman"/>
          <w:sz w:val="24"/>
          <w:szCs w:val="24"/>
        </w:rPr>
        <w:t>Mcfarland</w:t>
      </w:r>
      <w:proofErr w:type="spellEnd"/>
      <w:r w:rsidRPr="009A41C1">
        <w:rPr>
          <w:rFonts w:ascii="Times New Roman" w:hAnsi="Times New Roman" w:cs="Times New Roman"/>
          <w:sz w:val="24"/>
          <w:szCs w:val="24"/>
        </w:rPr>
        <w:t xml:space="preserve">. </w:t>
      </w:r>
      <w:proofErr w:type="spellStart"/>
      <w:r w:rsidRPr="009A41C1">
        <w:rPr>
          <w:rFonts w:ascii="Times New Roman" w:hAnsi="Times New Roman" w:cs="Times New Roman"/>
          <w:sz w:val="24"/>
          <w:szCs w:val="24"/>
        </w:rPr>
        <w:t>Javascript&amp;jquery</w:t>
      </w:r>
      <w:proofErr w:type="spellEnd"/>
      <w:r w:rsidRPr="009A41C1">
        <w:rPr>
          <w:rFonts w:ascii="Times New Roman" w:hAnsi="Times New Roman" w:cs="Times New Roman"/>
          <w:sz w:val="24"/>
          <w:szCs w:val="24"/>
        </w:rPr>
        <w:t>：</w:t>
      </w:r>
      <w:r w:rsidRPr="009A41C1">
        <w:rPr>
          <w:rFonts w:ascii="Times New Roman" w:hAnsi="Times New Roman" w:cs="Times New Roman"/>
          <w:sz w:val="24"/>
          <w:szCs w:val="24"/>
        </w:rPr>
        <w:t>the Missing Manua</w:t>
      </w:r>
      <w:r w:rsidRPr="009A41C1">
        <w:rPr>
          <w:rFonts w:ascii="宋体" w:hAnsi="宋体" w:hint="eastAsia"/>
          <w:sz w:val="24"/>
          <w:szCs w:val="24"/>
        </w:rPr>
        <w:t>l， 机械工业出版社[</w:t>
      </w:r>
      <w:r w:rsidRPr="009A41C1">
        <w:rPr>
          <w:rFonts w:ascii="Times New Roman" w:hAnsi="Times New Roman" w:cs="Times New Roman"/>
          <w:sz w:val="24"/>
          <w:szCs w:val="24"/>
        </w:rPr>
        <w:t>M</w:t>
      </w:r>
      <w:r w:rsidRPr="009A41C1">
        <w:rPr>
          <w:rFonts w:ascii="宋体" w:hAnsi="宋体" w:hint="eastAsia"/>
          <w:sz w:val="24"/>
          <w:szCs w:val="24"/>
        </w:rPr>
        <w:t xml:space="preserve">] </w:t>
      </w:r>
      <w:r w:rsidRPr="009A41C1">
        <w:rPr>
          <w:rFonts w:ascii="Times New Roman" w:hAnsi="Times New Roman" w:cs="Times New Roman"/>
          <w:sz w:val="24"/>
          <w:szCs w:val="24"/>
        </w:rPr>
        <w:t>2017-3</w:t>
      </w:r>
      <w:r w:rsidRPr="009A41C1">
        <w:rPr>
          <w:rFonts w:ascii="宋体" w:hAnsi="宋体" w:hint="eastAsia"/>
          <w:sz w:val="24"/>
          <w:szCs w:val="24"/>
        </w:rPr>
        <w:t xml:space="preserve"> </w:t>
      </w:r>
    </w:p>
    <w:p w:rsidR="00603A21" w:rsidRPr="008E480D" w:rsidRDefault="00603A21" w:rsidP="00603A21">
      <w:pPr>
        <w:numPr>
          <w:ilvl w:val="0"/>
          <w:numId w:val="20"/>
        </w:numPr>
        <w:spacing w:line="360" w:lineRule="auto"/>
        <w:rPr>
          <w:rFonts w:ascii="宋体" w:hAnsi="宋体"/>
          <w:sz w:val="24"/>
          <w:szCs w:val="24"/>
        </w:rPr>
      </w:pPr>
      <w:r w:rsidRPr="008E480D">
        <w:rPr>
          <w:rFonts w:ascii="宋体" w:hAnsi="宋体" w:hint="eastAsia"/>
          <w:sz w:val="24"/>
          <w:szCs w:val="24"/>
        </w:rPr>
        <w:t xml:space="preserve">李勇,杨晓军等. </w:t>
      </w:r>
      <w:r w:rsidRPr="008E480D">
        <w:rPr>
          <w:rFonts w:ascii="Times New Roman" w:hAnsi="Times New Roman" w:cs="Times New Roman"/>
          <w:sz w:val="24"/>
          <w:szCs w:val="24"/>
        </w:rPr>
        <w:t>UML2</w:t>
      </w:r>
      <w:r w:rsidRPr="008E480D">
        <w:rPr>
          <w:rFonts w:ascii="宋体" w:hAnsi="宋体" w:hint="eastAsia"/>
          <w:sz w:val="24"/>
          <w:szCs w:val="24"/>
        </w:rPr>
        <w:t>软件建模入门与提高[</w:t>
      </w:r>
      <w:r w:rsidRPr="009A41C1">
        <w:rPr>
          <w:rFonts w:ascii="Times New Roman" w:hAnsi="Times New Roman" w:cs="Times New Roman"/>
          <w:sz w:val="24"/>
          <w:szCs w:val="24"/>
        </w:rPr>
        <w:t>M</w:t>
      </w:r>
      <w:r w:rsidRPr="008E480D">
        <w:rPr>
          <w:rFonts w:ascii="宋体" w:hAnsi="宋体" w:hint="eastAsia"/>
          <w:sz w:val="24"/>
          <w:szCs w:val="24"/>
        </w:rPr>
        <w:t>]. 清华大学出版社</w:t>
      </w:r>
      <w:r>
        <w:rPr>
          <w:rFonts w:ascii="宋体" w:hAnsi="宋体" w:hint="eastAsia"/>
          <w:sz w:val="24"/>
          <w:szCs w:val="24"/>
        </w:rPr>
        <w:t xml:space="preserve">. </w:t>
      </w:r>
      <w:r w:rsidRPr="008E480D">
        <w:rPr>
          <w:rFonts w:ascii="Times New Roman" w:hAnsi="Times New Roman" w:cs="Times New Roman"/>
          <w:sz w:val="24"/>
          <w:szCs w:val="24"/>
        </w:rPr>
        <w:t>2015-1</w:t>
      </w:r>
    </w:p>
    <w:p w:rsidR="00603A21" w:rsidRPr="008E480D" w:rsidRDefault="00603A21" w:rsidP="00603A21">
      <w:pPr>
        <w:numPr>
          <w:ilvl w:val="0"/>
          <w:numId w:val="20"/>
        </w:numPr>
        <w:spacing w:line="360" w:lineRule="auto"/>
        <w:rPr>
          <w:rFonts w:ascii="宋体" w:hAnsi="宋体"/>
          <w:sz w:val="24"/>
          <w:szCs w:val="24"/>
        </w:rPr>
      </w:pPr>
      <w:r w:rsidRPr="008E480D">
        <w:rPr>
          <w:rFonts w:ascii="宋体" w:hAnsi="宋体" w:hint="eastAsia"/>
          <w:sz w:val="24"/>
          <w:szCs w:val="24"/>
        </w:rPr>
        <w:t xml:space="preserve">明日科技. </w:t>
      </w:r>
      <w:r w:rsidRPr="008E480D">
        <w:rPr>
          <w:rFonts w:ascii="Times New Roman" w:hAnsi="Times New Roman" w:cs="Times New Roman"/>
          <w:sz w:val="24"/>
          <w:szCs w:val="24"/>
        </w:rPr>
        <w:t>MySQL</w:t>
      </w:r>
      <w:r w:rsidRPr="008E480D">
        <w:rPr>
          <w:rFonts w:ascii="宋体" w:hAnsi="宋体" w:hint="eastAsia"/>
          <w:sz w:val="24"/>
          <w:szCs w:val="24"/>
        </w:rPr>
        <w:t>从入门到精通[</w:t>
      </w:r>
      <w:r w:rsidRPr="008E480D">
        <w:rPr>
          <w:rFonts w:ascii="Times New Roman" w:hAnsi="Times New Roman" w:cs="Times New Roman"/>
          <w:sz w:val="24"/>
          <w:szCs w:val="24"/>
        </w:rPr>
        <w:t>M</w:t>
      </w:r>
      <w:r w:rsidRPr="008E480D">
        <w:rPr>
          <w:rFonts w:ascii="宋体" w:hAnsi="宋体" w:hint="eastAsia"/>
          <w:sz w:val="24"/>
          <w:szCs w:val="24"/>
        </w:rPr>
        <w:t xml:space="preserve">]. 清华大学出版社. </w:t>
      </w:r>
      <w:r w:rsidRPr="008E480D">
        <w:rPr>
          <w:rFonts w:ascii="Times New Roman" w:hAnsi="Times New Roman" w:cs="Times New Roman"/>
          <w:sz w:val="24"/>
          <w:szCs w:val="24"/>
        </w:rPr>
        <w:t>2017-9</w:t>
      </w:r>
    </w:p>
    <w:p w:rsidR="00603A21" w:rsidRDefault="00603A21" w:rsidP="00603A21">
      <w:pPr>
        <w:widowControl/>
        <w:ind w:firstLineChars="200" w:firstLine="480"/>
        <w:jc w:val="left"/>
        <w:rPr>
          <w:rFonts w:ascii="Times New Roman" w:hAnsi="Times New Roman" w:cs="Times New Roman"/>
          <w:sz w:val="24"/>
          <w:szCs w:val="24"/>
        </w:rPr>
      </w:pPr>
    </w:p>
    <w:p w:rsidR="00603A21" w:rsidRDefault="00603A21" w:rsidP="00603A21">
      <w:pPr>
        <w:widowControl/>
        <w:spacing w:line="360" w:lineRule="auto"/>
        <w:ind w:left="360" w:hangingChars="150" w:hanging="360"/>
        <w:jc w:val="left"/>
        <w:rPr>
          <w:rFonts w:ascii="Times New Roman" w:hAnsi="Times New Roman" w:cs="Times New Roman"/>
          <w:sz w:val="24"/>
          <w:szCs w:val="24"/>
        </w:rPr>
        <w:sectPr w:rsidR="00603A21">
          <w:pgSz w:w="11906" w:h="16838"/>
          <w:pgMar w:top="1418" w:right="1418" w:bottom="1418" w:left="1418" w:header="851" w:footer="851" w:gutter="284"/>
          <w:pgNumType w:start="1"/>
          <w:cols w:space="425"/>
          <w:docGrid w:type="linesAndChars" w:linePitch="312"/>
        </w:sectPr>
      </w:pPr>
    </w:p>
    <w:p w:rsidR="00603A21" w:rsidRDefault="00603A21" w:rsidP="00603A21">
      <w:pPr>
        <w:widowControl/>
        <w:jc w:val="center"/>
        <w:rPr>
          <w:rFonts w:ascii="Times New Roman" w:hAnsi="Times New Roman" w:cs="Times New Roman"/>
          <w:b/>
          <w:bCs/>
          <w:sz w:val="32"/>
          <w:szCs w:val="32"/>
        </w:rPr>
      </w:pPr>
      <w:r>
        <w:rPr>
          <w:rFonts w:ascii="Times New Roman" w:hAnsi="Times New Roman" w:cs="宋体" w:hint="eastAsia"/>
          <w:b/>
          <w:bCs/>
          <w:sz w:val="32"/>
          <w:szCs w:val="32"/>
        </w:rPr>
        <w:lastRenderedPageBreak/>
        <w:t>致</w:t>
      </w:r>
      <w:r>
        <w:rPr>
          <w:rFonts w:ascii="Times New Roman" w:hAnsi="Times New Roman" w:cs="Times New Roman"/>
          <w:b/>
          <w:bCs/>
          <w:sz w:val="32"/>
          <w:szCs w:val="32"/>
        </w:rPr>
        <w:t xml:space="preserve">  </w:t>
      </w:r>
      <w:r>
        <w:rPr>
          <w:rFonts w:ascii="Times New Roman" w:hAnsi="Times New Roman" w:cs="宋体" w:hint="eastAsia"/>
          <w:b/>
          <w:bCs/>
          <w:sz w:val="32"/>
          <w:szCs w:val="32"/>
        </w:rPr>
        <w:t>谢</w:t>
      </w:r>
      <w:r>
        <w:rPr>
          <w:rFonts w:ascii="Times New Roman" w:hAnsi="Times New Roman" w:cs="宋体" w:hint="eastAsia"/>
          <w:b/>
          <w:bCs/>
          <w:sz w:val="32"/>
          <w:szCs w:val="32"/>
        </w:rPr>
        <w:tab/>
      </w:r>
    </w:p>
    <w:p w:rsidR="00603A21" w:rsidRDefault="00603A21" w:rsidP="00603A21">
      <w:pPr>
        <w:spacing w:line="360" w:lineRule="auto"/>
        <w:ind w:firstLineChars="200" w:firstLine="480"/>
        <w:rPr>
          <w:rFonts w:ascii="Times New Roman" w:hAnsi="Times New Roman" w:cs="Times New Roman"/>
          <w:sz w:val="24"/>
          <w:szCs w:val="24"/>
        </w:rPr>
      </w:pPr>
      <w:r>
        <w:rPr>
          <w:rFonts w:ascii="Times New Roman" w:hAnsi="Times New Roman" w:cs="宋体" w:hint="eastAsia"/>
          <w:sz w:val="24"/>
          <w:szCs w:val="24"/>
        </w:rPr>
        <w:t>通过本次毕业设计的立项研究和开发，使本人具备了较好的调查与研究能力。本人的毕业设计从选题到基本顺利实现，离不开杨俊杰论文指导老师、东软工程师们以及同学们的关心、鼓励和支持，仅在此表示衷心的感谢！</w:t>
      </w:r>
    </w:p>
    <w:p w:rsidR="00603A21" w:rsidRPr="00EC3A20" w:rsidRDefault="00603A21" w:rsidP="00603A21">
      <w:pPr>
        <w:spacing w:line="360" w:lineRule="auto"/>
        <w:ind w:firstLineChars="200" w:firstLine="480"/>
        <w:rPr>
          <w:rFonts w:ascii="Times New Roman" w:hAnsi="Times New Roman" w:cs="Times New Roman"/>
          <w:sz w:val="24"/>
          <w:szCs w:val="24"/>
        </w:rPr>
      </w:pPr>
    </w:p>
    <w:p w:rsidR="000D534D" w:rsidRPr="00603A21" w:rsidRDefault="000D534D">
      <w:pPr>
        <w:spacing w:line="360" w:lineRule="auto"/>
        <w:ind w:firstLineChars="200" w:firstLine="480"/>
        <w:rPr>
          <w:rFonts w:ascii="Times New Roman" w:hAnsi="Times New Roman" w:cs="Times New Roman"/>
          <w:sz w:val="24"/>
          <w:szCs w:val="24"/>
        </w:rPr>
      </w:pPr>
    </w:p>
    <w:sectPr w:rsidR="000D534D" w:rsidRPr="00603A21">
      <w:pgSz w:w="11906" w:h="16838"/>
      <w:pgMar w:top="1418" w:right="1418" w:bottom="1418" w:left="1418" w:header="851" w:footer="851" w:gutter="284"/>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hr" w:date="2017-04-10T16:42:00Z" w:initials="h">
    <w:p w:rsidR="00C81BF0" w:rsidRDefault="00C81BF0">
      <w:pPr>
        <w:pStyle w:val="a4"/>
      </w:pPr>
      <w:r>
        <w:rPr>
          <w:rFonts w:hint="eastAsia"/>
        </w:rPr>
        <w:t>李某某为企业指导教师，杜某某为学院指导教师</w:t>
      </w:r>
    </w:p>
  </w:comment>
  <w:comment w:id="5" w:author="PC101" w:date="2019-04-08T21:04:00Z" w:initials="P">
    <w:p w:rsidR="00C81BF0" w:rsidRDefault="00C81BF0">
      <w:pPr>
        <w:pStyle w:val="a4"/>
      </w:pPr>
      <w:r>
        <w:rPr>
          <w:rStyle w:val="ab"/>
        </w:rPr>
        <w:annotationRef/>
      </w:r>
      <w:r>
        <w:rPr>
          <w:rFonts w:hint="eastAsia"/>
        </w:rPr>
        <w:t>在前言里面，补充以下内容：</w:t>
      </w:r>
      <w:r>
        <w:br/>
      </w:r>
      <w:r>
        <w:rPr>
          <w:rFonts w:hint="eastAsia"/>
        </w:rPr>
        <w:t>1</w:t>
      </w:r>
      <w:r>
        <w:rPr>
          <w:rFonts w:hint="eastAsia"/>
        </w:rPr>
        <w:t>、分析开发校园发布助手类型软件的意义。</w:t>
      </w:r>
    </w:p>
    <w:p w:rsidR="00C81BF0" w:rsidRDefault="00C81BF0">
      <w:pPr>
        <w:pStyle w:val="a4"/>
      </w:pPr>
      <w:r>
        <w:rPr>
          <w:rFonts w:hint="eastAsia"/>
        </w:rPr>
        <w:t>2</w:t>
      </w:r>
      <w:r>
        <w:rPr>
          <w:rFonts w:hint="eastAsia"/>
        </w:rPr>
        <w:t>、分析现有相关软件的状况，重点说明存在的问题，以及需要改进完善的方面。</w:t>
      </w:r>
    </w:p>
    <w:p w:rsidR="00C81BF0" w:rsidRPr="00C7278B" w:rsidRDefault="00C81BF0">
      <w:pPr>
        <w:pStyle w:val="a4"/>
      </w:pPr>
      <w:r>
        <w:rPr>
          <w:rFonts w:hint="eastAsia"/>
        </w:rPr>
        <w:t>3</w:t>
      </w:r>
      <w:r>
        <w:rPr>
          <w:rFonts w:hint="eastAsia"/>
        </w:rPr>
        <w:t>、说明你开发这个软件的意义。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0305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161" w:rsidRDefault="00692161">
      <w:r>
        <w:separator/>
      </w:r>
    </w:p>
  </w:endnote>
  <w:endnote w:type="continuationSeparator" w:id="0">
    <w:p w:rsidR="00692161" w:rsidRDefault="00692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BF0" w:rsidRDefault="00C81BF0">
    <w:pPr>
      <w:pStyle w:val="a7"/>
      <w:jc w:val="center"/>
      <w:rPr>
        <w:rFonts w:ascii="黑体" w:eastAsia="黑体" w:hAnsi="黑体"/>
        <w:sz w:val="21"/>
        <w:szCs w:val="21"/>
      </w:rPr>
    </w:pPr>
    <w:r>
      <w:rPr>
        <w:rFonts w:ascii="黑体" w:eastAsia="黑体" w:hAnsi="黑体"/>
        <w:sz w:val="21"/>
        <w:szCs w:val="21"/>
      </w:rPr>
      <w:fldChar w:fldCharType="begin"/>
    </w:r>
    <w:r>
      <w:rPr>
        <w:rFonts w:ascii="黑体" w:eastAsia="黑体" w:hAnsi="黑体"/>
        <w:sz w:val="21"/>
        <w:szCs w:val="21"/>
      </w:rPr>
      <w:instrText>PAGE   \* MERGEFORMAT</w:instrText>
    </w:r>
    <w:r>
      <w:rPr>
        <w:rFonts w:ascii="黑体" w:eastAsia="黑体" w:hAnsi="黑体"/>
        <w:sz w:val="21"/>
        <w:szCs w:val="21"/>
      </w:rPr>
      <w:fldChar w:fldCharType="separate"/>
    </w:r>
    <w:r w:rsidR="003023BE" w:rsidRPr="003023BE">
      <w:rPr>
        <w:rFonts w:ascii="黑体" w:eastAsia="黑体" w:hAnsi="黑体"/>
        <w:noProof/>
        <w:sz w:val="21"/>
        <w:szCs w:val="21"/>
        <w:lang w:val="zh-CN"/>
      </w:rPr>
      <w:t>II</w:t>
    </w:r>
    <w:r>
      <w:rPr>
        <w:rFonts w:ascii="黑体" w:eastAsia="黑体" w:hAnsi="黑体"/>
        <w:sz w:val="21"/>
        <w:szCs w:val="21"/>
      </w:rPr>
      <w:fldChar w:fldCharType="end"/>
    </w:r>
  </w:p>
  <w:p w:rsidR="00C81BF0" w:rsidRDefault="00C81BF0">
    <w:pPr>
      <w:pStyle w:val="a7"/>
      <w:ind w:right="360" w:firstLine="360"/>
      <w:rPr>
        <w:rFonts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BF0" w:rsidRDefault="00C81BF0">
    <w:pPr>
      <w:pStyle w:val="a7"/>
      <w:jc w:val="center"/>
      <w:rPr>
        <w:rFonts w:ascii="Times New Roman" w:eastAsia="黑体" w:hAnsi="Times New Roman" w:cs="Times New Roman"/>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PAGE   \* MERGEFORMAT</w:instrText>
    </w:r>
    <w:r>
      <w:rPr>
        <w:rFonts w:ascii="黑体" w:eastAsia="黑体" w:hAnsi="黑体" w:cs="黑体" w:hint="eastAsia"/>
        <w:sz w:val="21"/>
        <w:szCs w:val="21"/>
      </w:rPr>
      <w:fldChar w:fldCharType="separate"/>
    </w:r>
    <w:r w:rsidR="003023BE" w:rsidRPr="003023BE">
      <w:rPr>
        <w:rFonts w:ascii="黑体" w:eastAsia="黑体" w:hAnsi="黑体" w:cs="黑体"/>
        <w:noProof/>
        <w:sz w:val="21"/>
        <w:szCs w:val="21"/>
        <w:lang w:val="zh-CN"/>
      </w:rPr>
      <w:t>1</w:t>
    </w:r>
    <w:r>
      <w:rPr>
        <w:rFonts w:ascii="黑体" w:eastAsia="黑体" w:hAnsi="黑体" w:cs="黑体" w:hint="eastAsia"/>
        <w:sz w:val="21"/>
        <w:szCs w:val="21"/>
      </w:rPr>
      <w:fldChar w:fldCharType="end"/>
    </w:r>
  </w:p>
  <w:p w:rsidR="00C81BF0" w:rsidRDefault="00C81BF0">
    <w:pPr>
      <w:pStyle w:val="a7"/>
      <w:ind w:right="-34" w:firstLine="360"/>
      <w:jc w:val="right"/>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161" w:rsidRDefault="00692161">
      <w:r>
        <w:separator/>
      </w:r>
    </w:p>
  </w:footnote>
  <w:footnote w:type="continuationSeparator" w:id="0">
    <w:p w:rsidR="00692161" w:rsidRDefault="006921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0803F"/>
    <w:multiLevelType w:val="singleLevel"/>
    <w:tmpl w:val="85A0803F"/>
    <w:lvl w:ilvl="0">
      <w:start w:val="1"/>
      <w:numFmt w:val="decimal"/>
      <w:suff w:val="nothing"/>
      <w:lvlText w:val="（%1）"/>
      <w:lvlJc w:val="left"/>
    </w:lvl>
  </w:abstractNum>
  <w:abstractNum w:abstractNumId="1">
    <w:nsid w:val="A3107DF4"/>
    <w:multiLevelType w:val="singleLevel"/>
    <w:tmpl w:val="A3107DF4"/>
    <w:lvl w:ilvl="0">
      <w:start w:val="1"/>
      <w:numFmt w:val="decimal"/>
      <w:suff w:val="nothing"/>
      <w:lvlText w:val="（%1）"/>
      <w:lvlJc w:val="left"/>
    </w:lvl>
  </w:abstractNum>
  <w:abstractNum w:abstractNumId="2">
    <w:nsid w:val="F036C07D"/>
    <w:multiLevelType w:val="singleLevel"/>
    <w:tmpl w:val="F036C07D"/>
    <w:lvl w:ilvl="0">
      <w:start w:val="1"/>
      <w:numFmt w:val="decimal"/>
      <w:suff w:val="space"/>
      <w:lvlText w:val="（%1）"/>
      <w:lvlJc w:val="left"/>
    </w:lvl>
  </w:abstractNum>
  <w:abstractNum w:abstractNumId="3">
    <w:nsid w:val="F13FAAD0"/>
    <w:multiLevelType w:val="singleLevel"/>
    <w:tmpl w:val="F13FAAD0"/>
    <w:lvl w:ilvl="0">
      <w:start w:val="1"/>
      <w:numFmt w:val="decimal"/>
      <w:suff w:val="nothing"/>
      <w:lvlText w:val="（%1）"/>
      <w:lvlJc w:val="left"/>
    </w:lvl>
  </w:abstractNum>
  <w:abstractNum w:abstractNumId="4">
    <w:nsid w:val="FF66A969"/>
    <w:multiLevelType w:val="singleLevel"/>
    <w:tmpl w:val="FF66A969"/>
    <w:lvl w:ilvl="0">
      <w:start w:val="1"/>
      <w:numFmt w:val="decimal"/>
      <w:suff w:val="nothing"/>
      <w:lvlText w:val="（%1）"/>
      <w:lvlJc w:val="left"/>
    </w:lvl>
  </w:abstractNum>
  <w:abstractNum w:abstractNumId="5">
    <w:nsid w:val="08915458"/>
    <w:multiLevelType w:val="multilevel"/>
    <w:tmpl w:val="08915458"/>
    <w:lvl w:ilvl="0">
      <w:start w:val="1"/>
      <w:numFmt w:val="decimal"/>
      <w:lvlText w:val="（%1）"/>
      <w:lvlJc w:val="left"/>
      <w:pPr>
        <w:ind w:left="1140" w:hanging="72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8C04BE5"/>
    <w:multiLevelType w:val="hybridMultilevel"/>
    <w:tmpl w:val="351A710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244032"/>
    <w:multiLevelType w:val="hybridMultilevel"/>
    <w:tmpl w:val="58B8037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240694"/>
    <w:multiLevelType w:val="hybridMultilevel"/>
    <w:tmpl w:val="FBC43442"/>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013F50"/>
    <w:multiLevelType w:val="multilevel"/>
    <w:tmpl w:val="50B818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08C5F05"/>
    <w:multiLevelType w:val="hybridMultilevel"/>
    <w:tmpl w:val="28489566"/>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7F0468"/>
    <w:multiLevelType w:val="hybridMultilevel"/>
    <w:tmpl w:val="0B86989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BF3E5E"/>
    <w:multiLevelType w:val="hybridMultilevel"/>
    <w:tmpl w:val="B5760678"/>
    <w:lvl w:ilvl="0" w:tplc="D5641374">
      <w:start w:val="1"/>
      <w:numFmt w:val="decimal"/>
      <w:lvlText w:val="（%1）"/>
      <w:lvlJc w:val="left"/>
      <w:pPr>
        <w:ind w:left="720" w:hanging="72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6D186A"/>
    <w:multiLevelType w:val="hybridMultilevel"/>
    <w:tmpl w:val="1452DFB0"/>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7353CF"/>
    <w:multiLevelType w:val="multilevel"/>
    <w:tmpl w:val="E64EF3C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6DF1D88"/>
    <w:multiLevelType w:val="hybridMultilevel"/>
    <w:tmpl w:val="6DA2417E"/>
    <w:lvl w:ilvl="0" w:tplc="A3107DF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29D"/>
    <w:multiLevelType w:val="hybridMultilevel"/>
    <w:tmpl w:val="3EDCDE54"/>
    <w:lvl w:ilvl="0" w:tplc="6F3E3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617D2C"/>
    <w:multiLevelType w:val="multilevel"/>
    <w:tmpl w:val="56617D2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65A36907"/>
    <w:multiLevelType w:val="multilevel"/>
    <w:tmpl w:val="65A3690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6754B2F"/>
    <w:multiLevelType w:val="multilevel"/>
    <w:tmpl w:val="76754B2F"/>
    <w:lvl w:ilvl="0">
      <w:start w:val="1"/>
      <w:numFmt w:val="decimal"/>
      <w:lvlText w:val="（%1）"/>
      <w:lvlJc w:val="left"/>
      <w:pPr>
        <w:ind w:left="1200" w:hanging="7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3"/>
  </w:num>
  <w:num w:numId="3">
    <w:abstractNumId w:val="0"/>
  </w:num>
  <w:num w:numId="4">
    <w:abstractNumId w:val="4"/>
  </w:num>
  <w:num w:numId="5">
    <w:abstractNumId w:val="19"/>
  </w:num>
  <w:num w:numId="6">
    <w:abstractNumId w:val="17"/>
  </w:num>
  <w:num w:numId="7">
    <w:abstractNumId w:val="5"/>
  </w:num>
  <w:num w:numId="8">
    <w:abstractNumId w:val="2"/>
  </w:num>
  <w:num w:numId="9">
    <w:abstractNumId w:val="9"/>
  </w:num>
  <w:num w:numId="10">
    <w:abstractNumId w:val="15"/>
  </w:num>
  <w:num w:numId="11">
    <w:abstractNumId w:val="11"/>
  </w:num>
  <w:num w:numId="12">
    <w:abstractNumId w:val="8"/>
  </w:num>
  <w:num w:numId="13">
    <w:abstractNumId w:val="10"/>
  </w:num>
  <w:num w:numId="14">
    <w:abstractNumId w:val="16"/>
  </w:num>
  <w:num w:numId="15">
    <w:abstractNumId w:val="14"/>
  </w:num>
  <w:num w:numId="16">
    <w:abstractNumId w:val="12"/>
  </w:num>
  <w:num w:numId="17">
    <w:abstractNumId w:val="13"/>
  </w:num>
  <w:num w:numId="18">
    <w:abstractNumId w:val="6"/>
  </w:num>
  <w:num w:numId="19">
    <w:abstractNumId w:val="7"/>
  </w:num>
  <w:num w:numId="2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r">
    <w15:presenceInfo w15:providerId="None" w15:userId="h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oNotHyphenateCaps/>
  <w:evenAndOddHeader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E68"/>
    <w:rsid w:val="F77EACE4"/>
    <w:rsid w:val="FF6CB50F"/>
    <w:rsid w:val="000033A1"/>
    <w:rsid w:val="00003CE8"/>
    <w:rsid w:val="00004F5D"/>
    <w:rsid w:val="00007332"/>
    <w:rsid w:val="00010E26"/>
    <w:rsid w:val="00022B0E"/>
    <w:rsid w:val="00024F52"/>
    <w:rsid w:val="000265DF"/>
    <w:rsid w:val="00031818"/>
    <w:rsid w:val="0003671E"/>
    <w:rsid w:val="000435B8"/>
    <w:rsid w:val="00045AF5"/>
    <w:rsid w:val="00046565"/>
    <w:rsid w:val="00046B29"/>
    <w:rsid w:val="00050071"/>
    <w:rsid w:val="00050A11"/>
    <w:rsid w:val="00050C4D"/>
    <w:rsid w:val="0005305F"/>
    <w:rsid w:val="0005504C"/>
    <w:rsid w:val="000608B1"/>
    <w:rsid w:val="00061779"/>
    <w:rsid w:val="00063B1B"/>
    <w:rsid w:val="00074501"/>
    <w:rsid w:val="00074F96"/>
    <w:rsid w:val="0008095D"/>
    <w:rsid w:val="0008129F"/>
    <w:rsid w:val="00086523"/>
    <w:rsid w:val="000961AA"/>
    <w:rsid w:val="00097143"/>
    <w:rsid w:val="000A4623"/>
    <w:rsid w:val="000A4FCF"/>
    <w:rsid w:val="000C7051"/>
    <w:rsid w:val="000D0636"/>
    <w:rsid w:val="000D4651"/>
    <w:rsid w:val="000D534D"/>
    <w:rsid w:val="000D58EC"/>
    <w:rsid w:val="000E3CB7"/>
    <w:rsid w:val="000F16C3"/>
    <w:rsid w:val="000F4B20"/>
    <w:rsid w:val="000F519F"/>
    <w:rsid w:val="000F6D7B"/>
    <w:rsid w:val="00100357"/>
    <w:rsid w:val="00101172"/>
    <w:rsid w:val="001031DE"/>
    <w:rsid w:val="00105930"/>
    <w:rsid w:val="0012025A"/>
    <w:rsid w:val="00122348"/>
    <w:rsid w:val="00125407"/>
    <w:rsid w:val="001315CA"/>
    <w:rsid w:val="00132471"/>
    <w:rsid w:val="00132EAC"/>
    <w:rsid w:val="001338A0"/>
    <w:rsid w:val="001373BB"/>
    <w:rsid w:val="00140428"/>
    <w:rsid w:val="00143910"/>
    <w:rsid w:val="00144C70"/>
    <w:rsid w:val="00144C88"/>
    <w:rsid w:val="001466F8"/>
    <w:rsid w:val="001546E3"/>
    <w:rsid w:val="00155FA1"/>
    <w:rsid w:val="001605DE"/>
    <w:rsid w:val="001621E8"/>
    <w:rsid w:val="00163134"/>
    <w:rsid w:val="00170FF6"/>
    <w:rsid w:val="00175E95"/>
    <w:rsid w:val="001916B2"/>
    <w:rsid w:val="00197A57"/>
    <w:rsid w:val="001C4D8C"/>
    <w:rsid w:val="001D18A6"/>
    <w:rsid w:val="001D4F67"/>
    <w:rsid w:val="001D7D8C"/>
    <w:rsid w:val="001E0D18"/>
    <w:rsid w:val="001E5957"/>
    <w:rsid w:val="001F4D00"/>
    <w:rsid w:val="001F50B1"/>
    <w:rsid w:val="00206503"/>
    <w:rsid w:val="002071B8"/>
    <w:rsid w:val="00207CA7"/>
    <w:rsid w:val="00212697"/>
    <w:rsid w:val="0021493E"/>
    <w:rsid w:val="00223856"/>
    <w:rsid w:val="00225264"/>
    <w:rsid w:val="00225B70"/>
    <w:rsid w:val="0022718C"/>
    <w:rsid w:val="0023145B"/>
    <w:rsid w:val="0023247B"/>
    <w:rsid w:val="00233D53"/>
    <w:rsid w:val="00234A58"/>
    <w:rsid w:val="00235FDB"/>
    <w:rsid w:val="002371B9"/>
    <w:rsid w:val="00243A48"/>
    <w:rsid w:val="002472FB"/>
    <w:rsid w:val="00251130"/>
    <w:rsid w:val="0025295B"/>
    <w:rsid w:val="00260BEF"/>
    <w:rsid w:val="002611EA"/>
    <w:rsid w:val="00261E4B"/>
    <w:rsid w:val="00262FFC"/>
    <w:rsid w:val="00267E3C"/>
    <w:rsid w:val="00272202"/>
    <w:rsid w:val="00272894"/>
    <w:rsid w:val="00284E9F"/>
    <w:rsid w:val="00292661"/>
    <w:rsid w:val="00295D05"/>
    <w:rsid w:val="002A6248"/>
    <w:rsid w:val="002A66F4"/>
    <w:rsid w:val="002A69F2"/>
    <w:rsid w:val="002A706F"/>
    <w:rsid w:val="002B1BC3"/>
    <w:rsid w:val="002B2AFF"/>
    <w:rsid w:val="002B4C2D"/>
    <w:rsid w:val="002D5B6D"/>
    <w:rsid w:val="002D79D7"/>
    <w:rsid w:val="002E41CF"/>
    <w:rsid w:val="002E4BE5"/>
    <w:rsid w:val="002E6259"/>
    <w:rsid w:val="002E62B2"/>
    <w:rsid w:val="002E64AB"/>
    <w:rsid w:val="002F1332"/>
    <w:rsid w:val="003023BE"/>
    <w:rsid w:val="00307432"/>
    <w:rsid w:val="00307F1F"/>
    <w:rsid w:val="00312F39"/>
    <w:rsid w:val="0031396A"/>
    <w:rsid w:val="00314EE9"/>
    <w:rsid w:val="00326610"/>
    <w:rsid w:val="00326C7A"/>
    <w:rsid w:val="003272F2"/>
    <w:rsid w:val="0033163D"/>
    <w:rsid w:val="00333B43"/>
    <w:rsid w:val="003356C7"/>
    <w:rsid w:val="00340EBF"/>
    <w:rsid w:val="0034647C"/>
    <w:rsid w:val="0034695F"/>
    <w:rsid w:val="00354D82"/>
    <w:rsid w:val="00360BB2"/>
    <w:rsid w:val="00361047"/>
    <w:rsid w:val="00366804"/>
    <w:rsid w:val="003668EE"/>
    <w:rsid w:val="003708C1"/>
    <w:rsid w:val="0037132B"/>
    <w:rsid w:val="0037144F"/>
    <w:rsid w:val="00384864"/>
    <w:rsid w:val="00384E55"/>
    <w:rsid w:val="00386926"/>
    <w:rsid w:val="003878F5"/>
    <w:rsid w:val="00392F46"/>
    <w:rsid w:val="003A1246"/>
    <w:rsid w:val="003A1EB9"/>
    <w:rsid w:val="003A416F"/>
    <w:rsid w:val="003B20D6"/>
    <w:rsid w:val="003B5D4C"/>
    <w:rsid w:val="003C19BD"/>
    <w:rsid w:val="003C1A5E"/>
    <w:rsid w:val="003C2499"/>
    <w:rsid w:val="003C6092"/>
    <w:rsid w:val="003C61C9"/>
    <w:rsid w:val="003D4C00"/>
    <w:rsid w:val="003D5366"/>
    <w:rsid w:val="003E27E8"/>
    <w:rsid w:val="003F3C13"/>
    <w:rsid w:val="003F506D"/>
    <w:rsid w:val="003F5EF9"/>
    <w:rsid w:val="0040763E"/>
    <w:rsid w:val="0041025E"/>
    <w:rsid w:val="004148DA"/>
    <w:rsid w:val="00416368"/>
    <w:rsid w:val="004209E2"/>
    <w:rsid w:val="00421AA8"/>
    <w:rsid w:val="004333D0"/>
    <w:rsid w:val="00440D4E"/>
    <w:rsid w:val="00443CF8"/>
    <w:rsid w:val="0045138A"/>
    <w:rsid w:val="00456980"/>
    <w:rsid w:val="00460310"/>
    <w:rsid w:val="00462360"/>
    <w:rsid w:val="00462AD7"/>
    <w:rsid w:val="00466092"/>
    <w:rsid w:val="00471B0D"/>
    <w:rsid w:val="00476AC6"/>
    <w:rsid w:val="0048411F"/>
    <w:rsid w:val="004937DC"/>
    <w:rsid w:val="00495531"/>
    <w:rsid w:val="00496806"/>
    <w:rsid w:val="00497E5A"/>
    <w:rsid w:val="004A22E4"/>
    <w:rsid w:val="004A3C06"/>
    <w:rsid w:val="004B0560"/>
    <w:rsid w:val="004B0675"/>
    <w:rsid w:val="004B70B6"/>
    <w:rsid w:val="004D55DF"/>
    <w:rsid w:val="004D636D"/>
    <w:rsid w:val="004E0054"/>
    <w:rsid w:val="004E382E"/>
    <w:rsid w:val="004F5D85"/>
    <w:rsid w:val="00506C1F"/>
    <w:rsid w:val="00510130"/>
    <w:rsid w:val="0051091C"/>
    <w:rsid w:val="00512B16"/>
    <w:rsid w:val="005228BD"/>
    <w:rsid w:val="0052623D"/>
    <w:rsid w:val="00533C90"/>
    <w:rsid w:val="00534909"/>
    <w:rsid w:val="00550145"/>
    <w:rsid w:val="00552BBF"/>
    <w:rsid w:val="00553244"/>
    <w:rsid w:val="005540E5"/>
    <w:rsid w:val="005553BF"/>
    <w:rsid w:val="00555F4D"/>
    <w:rsid w:val="005579AC"/>
    <w:rsid w:val="00561251"/>
    <w:rsid w:val="00567E51"/>
    <w:rsid w:val="00586403"/>
    <w:rsid w:val="00590A28"/>
    <w:rsid w:val="00592772"/>
    <w:rsid w:val="00595927"/>
    <w:rsid w:val="005B492D"/>
    <w:rsid w:val="005C0505"/>
    <w:rsid w:val="005C7B2D"/>
    <w:rsid w:val="005D2B24"/>
    <w:rsid w:val="005D5109"/>
    <w:rsid w:val="005D6FDC"/>
    <w:rsid w:val="005E2223"/>
    <w:rsid w:val="005E4BE7"/>
    <w:rsid w:val="00603A21"/>
    <w:rsid w:val="006079E1"/>
    <w:rsid w:val="00614113"/>
    <w:rsid w:val="00615082"/>
    <w:rsid w:val="00616124"/>
    <w:rsid w:val="00616F41"/>
    <w:rsid w:val="00635F63"/>
    <w:rsid w:val="006363D4"/>
    <w:rsid w:val="00637378"/>
    <w:rsid w:val="00640A3D"/>
    <w:rsid w:val="006473FB"/>
    <w:rsid w:val="00652022"/>
    <w:rsid w:val="0065411A"/>
    <w:rsid w:val="006613D6"/>
    <w:rsid w:val="006636B4"/>
    <w:rsid w:val="00663EF9"/>
    <w:rsid w:val="00665A14"/>
    <w:rsid w:val="00666880"/>
    <w:rsid w:val="00670B4E"/>
    <w:rsid w:val="00672DD7"/>
    <w:rsid w:val="00676340"/>
    <w:rsid w:val="00684A00"/>
    <w:rsid w:val="00692161"/>
    <w:rsid w:val="006A112C"/>
    <w:rsid w:val="006A1A20"/>
    <w:rsid w:val="006A2F90"/>
    <w:rsid w:val="006A5028"/>
    <w:rsid w:val="006A6222"/>
    <w:rsid w:val="006A6456"/>
    <w:rsid w:val="006B5D1A"/>
    <w:rsid w:val="006B6691"/>
    <w:rsid w:val="006C0727"/>
    <w:rsid w:val="006C56C5"/>
    <w:rsid w:val="006D1667"/>
    <w:rsid w:val="006E1F2F"/>
    <w:rsid w:val="006F067E"/>
    <w:rsid w:val="006F6855"/>
    <w:rsid w:val="00715FB2"/>
    <w:rsid w:val="007164ED"/>
    <w:rsid w:val="00717962"/>
    <w:rsid w:val="00721858"/>
    <w:rsid w:val="0073197E"/>
    <w:rsid w:val="00735A9D"/>
    <w:rsid w:val="00735D43"/>
    <w:rsid w:val="00736440"/>
    <w:rsid w:val="0074073A"/>
    <w:rsid w:val="0074405F"/>
    <w:rsid w:val="007443CB"/>
    <w:rsid w:val="0074470B"/>
    <w:rsid w:val="0074513B"/>
    <w:rsid w:val="00745637"/>
    <w:rsid w:val="007542BD"/>
    <w:rsid w:val="00757805"/>
    <w:rsid w:val="0076092F"/>
    <w:rsid w:val="007663F5"/>
    <w:rsid w:val="00776B48"/>
    <w:rsid w:val="00792C8D"/>
    <w:rsid w:val="007949AF"/>
    <w:rsid w:val="00794D3A"/>
    <w:rsid w:val="00797195"/>
    <w:rsid w:val="007A1B00"/>
    <w:rsid w:val="007A60E0"/>
    <w:rsid w:val="007A78C0"/>
    <w:rsid w:val="007C1817"/>
    <w:rsid w:val="007C6275"/>
    <w:rsid w:val="007D0BBE"/>
    <w:rsid w:val="007D5DFC"/>
    <w:rsid w:val="007E3AA4"/>
    <w:rsid w:val="007F0B61"/>
    <w:rsid w:val="007F572D"/>
    <w:rsid w:val="0080061D"/>
    <w:rsid w:val="0081573B"/>
    <w:rsid w:val="00823AAC"/>
    <w:rsid w:val="008252F0"/>
    <w:rsid w:val="00825D6A"/>
    <w:rsid w:val="008321A4"/>
    <w:rsid w:val="008321A9"/>
    <w:rsid w:val="00836A17"/>
    <w:rsid w:val="00847EB6"/>
    <w:rsid w:val="008530AE"/>
    <w:rsid w:val="00855DFE"/>
    <w:rsid w:val="00863D52"/>
    <w:rsid w:val="00866830"/>
    <w:rsid w:val="008764FE"/>
    <w:rsid w:val="008843AA"/>
    <w:rsid w:val="00886251"/>
    <w:rsid w:val="00887E0A"/>
    <w:rsid w:val="00895D6D"/>
    <w:rsid w:val="008A3EBF"/>
    <w:rsid w:val="008B065E"/>
    <w:rsid w:val="008B0E88"/>
    <w:rsid w:val="008B1D6B"/>
    <w:rsid w:val="008B6650"/>
    <w:rsid w:val="008C0F02"/>
    <w:rsid w:val="008D01F0"/>
    <w:rsid w:val="008D61F7"/>
    <w:rsid w:val="008D7B3B"/>
    <w:rsid w:val="008E1C94"/>
    <w:rsid w:val="008E42E3"/>
    <w:rsid w:val="008E447D"/>
    <w:rsid w:val="008F1B1E"/>
    <w:rsid w:val="008F3B76"/>
    <w:rsid w:val="008F4491"/>
    <w:rsid w:val="008F7523"/>
    <w:rsid w:val="0090466D"/>
    <w:rsid w:val="0090556F"/>
    <w:rsid w:val="00906711"/>
    <w:rsid w:val="009130A4"/>
    <w:rsid w:val="0091677B"/>
    <w:rsid w:val="009168A1"/>
    <w:rsid w:val="009240B0"/>
    <w:rsid w:val="009307F4"/>
    <w:rsid w:val="009308CC"/>
    <w:rsid w:val="0093279B"/>
    <w:rsid w:val="0093753A"/>
    <w:rsid w:val="00940FCA"/>
    <w:rsid w:val="009447EB"/>
    <w:rsid w:val="00955088"/>
    <w:rsid w:val="00961260"/>
    <w:rsid w:val="00962415"/>
    <w:rsid w:val="009628D8"/>
    <w:rsid w:val="00971B21"/>
    <w:rsid w:val="00976359"/>
    <w:rsid w:val="009845FF"/>
    <w:rsid w:val="009856FA"/>
    <w:rsid w:val="00985906"/>
    <w:rsid w:val="0098680F"/>
    <w:rsid w:val="00987E68"/>
    <w:rsid w:val="00993DB1"/>
    <w:rsid w:val="009A0B2F"/>
    <w:rsid w:val="009A47F3"/>
    <w:rsid w:val="009A58FF"/>
    <w:rsid w:val="009A7999"/>
    <w:rsid w:val="009B0248"/>
    <w:rsid w:val="009B3BBD"/>
    <w:rsid w:val="009C23F3"/>
    <w:rsid w:val="009F0593"/>
    <w:rsid w:val="009F1ABC"/>
    <w:rsid w:val="009F3170"/>
    <w:rsid w:val="009F62BF"/>
    <w:rsid w:val="00A02767"/>
    <w:rsid w:val="00A02C9B"/>
    <w:rsid w:val="00A1596B"/>
    <w:rsid w:val="00A20DDE"/>
    <w:rsid w:val="00A24B3B"/>
    <w:rsid w:val="00A2521E"/>
    <w:rsid w:val="00A25F8B"/>
    <w:rsid w:val="00A27A59"/>
    <w:rsid w:val="00A27FCA"/>
    <w:rsid w:val="00A3011D"/>
    <w:rsid w:val="00A33681"/>
    <w:rsid w:val="00A36707"/>
    <w:rsid w:val="00A41319"/>
    <w:rsid w:val="00A47228"/>
    <w:rsid w:val="00A51D99"/>
    <w:rsid w:val="00A5510F"/>
    <w:rsid w:val="00A6036E"/>
    <w:rsid w:val="00A652DB"/>
    <w:rsid w:val="00A71258"/>
    <w:rsid w:val="00A860CE"/>
    <w:rsid w:val="00A94907"/>
    <w:rsid w:val="00AA4504"/>
    <w:rsid w:val="00AA501D"/>
    <w:rsid w:val="00AA64E9"/>
    <w:rsid w:val="00AA6BC3"/>
    <w:rsid w:val="00AB1E53"/>
    <w:rsid w:val="00AB6D38"/>
    <w:rsid w:val="00AC6E9F"/>
    <w:rsid w:val="00AC7E38"/>
    <w:rsid w:val="00AC7FCE"/>
    <w:rsid w:val="00AD1C1F"/>
    <w:rsid w:val="00AD2ABB"/>
    <w:rsid w:val="00AE0477"/>
    <w:rsid w:val="00AE0E07"/>
    <w:rsid w:val="00AE671B"/>
    <w:rsid w:val="00AE7D28"/>
    <w:rsid w:val="00AF1763"/>
    <w:rsid w:val="00AF292E"/>
    <w:rsid w:val="00AF2AEC"/>
    <w:rsid w:val="00AF5241"/>
    <w:rsid w:val="00B03CE4"/>
    <w:rsid w:val="00B04C2F"/>
    <w:rsid w:val="00B057CD"/>
    <w:rsid w:val="00B063EB"/>
    <w:rsid w:val="00B07615"/>
    <w:rsid w:val="00B11B24"/>
    <w:rsid w:val="00B20570"/>
    <w:rsid w:val="00B2071C"/>
    <w:rsid w:val="00B24CE8"/>
    <w:rsid w:val="00B32DB0"/>
    <w:rsid w:val="00B4186B"/>
    <w:rsid w:val="00B5033A"/>
    <w:rsid w:val="00B57C4F"/>
    <w:rsid w:val="00B6400F"/>
    <w:rsid w:val="00B822C5"/>
    <w:rsid w:val="00B83A2E"/>
    <w:rsid w:val="00B93BA0"/>
    <w:rsid w:val="00B96393"/>
    <w:rsid w:val="00BA0291"/>
    <w:rsid w:val="00BA5783"/>
    <w:rsid w:val="00BB4382"/>
    <w:rsid w:val="00BB596D"/>
    <w:rsid w:val="00BC09A1"/>
    <w:rsid w:val="00BD0844"/>
    <w:rsid w:val="00BD0B20"/>
    <w:rsid w:val="00BD1279"/>
    <w:rsid w:val="00BD2BA1"/>
    <w:rsid w:val="00BE2A5B"/>
    <w:rsid w:val="00BE5C36"/>
    <w:rsid w:val="00BF07C3"/>
    <w:rsid w:val="00BF321D"/>
    <w:rsid w:val="00BF36CE"/>
    <w:rsid w:val="00C00556"/>
    <w:rsid w:val="00C04D4A"/>
    <w:rsid w:val="00C10A93"/>
    <w:rsid w:val="00C1592C"/>
    <w:rsid w:val="00C16EFF"/>
    <w:rsid w:val="00C231CB"/>
    <w:rsid w:val="00C30794"/>
    <w:rsid w:val="00C340DC"/>
    <w:rsid w:val="00C36EBB"/>
    <w:rsid w:val="00C43F6C"/>
    <w:rsid w:val="00C44E40"/>
    <w:rsid w:val="00C5261B"/>
    <w:rsid w:val="00C578FB"/>
    <w:rsid w:val="00C606AA"/>
    <w:rsid w:val="00C65BBA"/>
    <w:rsid w:val="00C7278B"/>
    <w:rsid w:val="00C81BF0"/>
    <w:rsid w:val="00C83903"/>
    <w:rsid w:val="00C83F86"/>
    <w:rsid w:val="00C8407B"/>
    <w:rsid w:val="00C8470A"/>
    <w:rsid w:val="00C87BA7"/>
    <w:rsid w:val="00C97DF7"/>
    <w:rsid w:val="00CB1864"/>
    <w:rsid w:val="00CC4DD1"/>
    <w:rsid w:val="00CD1166"/>
    <w:rsid w:val="00CD1BB9"/>
    <w:rsid w:val="00CD23B6"/>
    <w:rsid w:val="00CD6032"/>
    <w:rsid w:val="00CD6E10"/>
    <w:rsid w:val="00CE5120"/>
    <w:rsid w:val="00CE6973"/>
    <w:rsid w:val="00CF28DD"/>
    <w:rsid w:val="00CF33BA"/>
    <w:rsid w:val="00CF6017"/>
    <w:rsid w:val="00D00DA9"/>
    <w:rsid w:val="00D01B13"/>
    <w:rsid w:val="00D123A1"/>
    <w:rsid w:val="00D14B86"/>
    <w:rsid w:val="00D21E51"/>
    <w:rsid w:val="00D25DB4"/>
    <w:rsid w:val="00D34398"/>
    <w:rsid w:val="00D362CA"/>
    <w:rsid w:val="00D40A4A"/>
    <w:rsid w:val="00D428E3"/>
    <w:rsid w:val="00D45D99"/>
    <w:rsid w:val="00D53A49"/>
    <w:rsid w:val="00D53C2C"/>
    <w:rsid w:val="00D74468"/>
    <w:rsid w:val="00D74F8B"/>
    <w:rsid w:val="00D75C5C"/>
    <w:rsid w:val="00D8156B"/>
    <w:rsid w:val="00D8638C"/>
    <w:rsid w:val="00D94B44"/>
    <w:rsid w:val="00DA4E63"/>
    <w:rsid w:val="00DB2752"/>
    <w:rsid w:val="00DB2923"/>
    <w:rsid w:val="00DB5550"/>
    <w:rsid w:val="00DC0CED"/>
    <w:rsid w:val="00DC28BE"/>
    <w:rsid w:val="00DE3460"/>
    <w:rsid w:val="00DE6C4A"/>
    <w:rsid w:val="00DE6C50"/>
    <w:rsid w:val="00DF0DBB"/>
    <w:rsid w:val="00DF3399"/>
    <w:rsid w:val="00DF59BF"/>
    <w:rsid w:val="00E0112E"/>
    <w:rsid w:val="00E015FB"/>
    <w:rsid w:val="00E12CC6"/>
    <w:rsid w:val="00E41011"/>
    <w:rsid w:val="00E44375"/>
    <w:rsid w:val="00E52998"/>
    <w:rsid w:val="00E66698"/>
    <w:rsid w:val="00E66A8A"/>
    <w:rsid w:val="00E74BD9"/>
    <w:rsid w:val="00E752C5"/>
    <w:rsid w:val="00E75D74"/>
    <w:rsid w:val="00E83E29"/>
    <w:rsid w:val="00E94052"/>
    <w:rsid w:val="00E97E89"/>
    <w:rsid w:val="00EA2027"/>
    <w:rsid w:val="00EA493C"/>
    <w:rsid w:val="00EA76C9"/>
    <w:rsid w:val="00EB21A2"/>
    <w:rsid w:val="00EC1343"/>
    <w:rsid w:val="00EC46A0"/>
    <w:rsid w:val="00EC59EB"/>
    <w:rsid w:val="00EC61D2"/>
    <w:rsid w:val="00EC7BCA"/>
    <w:rsid w:val="00ED0F25"/>
    <w:rsid w:val="00ED52F7"/>
    <w:rsid w:val="00ED5ADC"/>
    <w:rsid w:val="00EE0DB9"/>
    <w:rsid w:val="00EE2B6A"/>
    <w:rsid w:val="00EF0B5D"/>
    <w:rsid w:val="00EF12D4"/>
    <w:rsid w:val="00EF3F40"/>
    <w:rsid w:val="00F05001"/>
    <w:rsid w:val="00F151A5"/>
    <w:rsid w:val="00F174C8"/>
    <w:rsid w:val="00F26F32"/>
    <w:rsid w:val="00F30F13"/>
    <w:rsid w:val="00F3176A"/>
    <w:rsid w:val="00F334D6"/>
    <w:rsid w:val="00F447D9"/>
    <w:rsid w:val="00F462BC"/>
    <w:rsid w:val="00F476A7"/>
    <w:rsid w:val="00F477C9"/>
    <w:rsid w:val="00F5355A"/>
    <w:rsid w:val="00F56691"/>
    <w:rsid w:val="00F57BDE"/>
    <w:rsid w:val="00F60A82"/>
    <w:rsid w:val="00F6410A"/>
    <w:rsid w:val="00F657CF"/>
    <w:rsid w:val="00F7010D"/>
    <w:rsid w:val="00F7197A"/>
    <w:rsid w:val="00F77BC2"/>
    <w:rsid w:val="00F77DF1"/>
    <w:rsid w:val="00F77F26"/>
    <w:rsid w:val="00F8235A"/>
    <w:rsid w:val="00F84E18"/>
    <w:rsid w:val="00F96891"/>
    <w:rsid w:val="00FA24E9"/>
    <w:rsid w:val="00FA386A"/>
    <w:rsid w:val="00FA5659"/>
    <w:rsid w:val="00FA718F"/>
    <w:rsid w:val="00FB6EBF"/>
    <w:rsid w:val="00FC06BF"/>
    <w:rsid w:val="00FC6A4A"/>
    <w:rsid w:val="00FD522A"/>
    <w:rsid w:val="00FE01C7"/>
    <w:rsid w:val="00FE2E38"/>
    <w:rsid w:val="00FF3E62"/>
    <w:rsid w:val="00FF515B"/>
    <w:rsid w:val="00FF7344"/>
    <w:rsid w:val="00FF77C1"/>
    <w:rsid w:val="01401AA1"/>
    <w:rsid w:val="016A2C76"/>
    <w:rsid w:val="01B30F24"/>
    <w:rsid w:val="01FE76A9"/>
    <w:rsid w:val="029B75A4"/>
    <w:rsid w:val="02FE184D"/>
    <w:rsid w:val="03077BAE"/>
    <w:rsid w:val="03124C24"/>
    <w:rsid w:val="036810A9"/>
    <w:rsid w:val="03C34D2B"/>
    <w:rsid w:val="03FC15D7"/>
    <w:rsid w:val="03FE479F"/>
    <w:rsid w:val="04026B2E"/>
    <w:rsid w:val="04D86037"/>
    <w:rsid w:val="04DC3EE3"/>
    <w:rsid w:val="056F27BC"/>
    <w:rsid w:val="06AE40FA"/>
    <w:rsid w:val="06FD42BF"/>
    <w:rsid w:val="07456588"/>
    <w:rsid w:val="07AA68A5"/>
    <w:rsid w:val="07C422D2"/>
    <w:rsid w:val="08516C28"/>
    <w:rsid w:val="08526285"/>
    <w:rsid w:val="085C2470"/>
    <w:rsid w:val="08DF3A50"/>
    <w:rsid w:val="0A23231B"/>
    <w:rsid w:val="0A4771F8"/>
    <w:rsid w:val="0AB50916"/>
    <w:rsid w:val="0B126CF5"/>
    <w:rsid w:val="0B9F4B10"/>
    <w:rsid w:val="0BE46885"/>
    <w:rsid w:val="0C044EC7"/>
    <w:rsid w:val="0C0C792E"/>
    <w:rsid w:val="0C27012B"/>
    <w:rsid w:val="0D1B16B1"/>
    <w:rsid w:val="0DCF603F"/>
    <w:rsid w:val="0DED7ABE"/>
    <w:rsid w:val="0E4D3996"/>
    <w:rsid w:val="0F1D136A"/>
    <w:rsid w:val="10502676"/>
    <w:rsid w:val="1066521C"/>
    <w:rsid w:val="10D94076"/>
    <w:rsid w:val="11736E55"/>
    <w:rsid w:val="11F3476A"/>
    <w:rsid w:val="120C69D4"/>
    <w:rsid w:val="1273334B"/>
    <w:rsid w:val="12CA3F51"/>
    <w:rsid w:val="12E518FB"/>
    <w:rsid w:val="130C3C1A"/>
    <w:rsid w:val="132A02D4"/>
    <w:rsid w:val="13340793"/>
    <w:rsid w:val="144253C7"/>
    <w:rsid w:val="14995F64"/>
    <w:rsid w:val="15174E30"/>
    <w:rsid w:val="160E5F87"/>
    <w:rsid w:val="16574D65"/>
    <w:rsid w:val="167A0F99"/>
    <w:rsid w:val="171E7C56"/>
    <w:rsid w:val="17617A44"/>
    <w:rsid w:val="18901989"/>
    <w:rsid w:val="19004938"/>
    <w:rsid w:val="1A6A465D"/>
    <w:rsid w:val="1A977C49"/>
    <w:rsid w:val="1B480971"/>
    <w:rsid w:val="1B7A74F6"/>
    <w:rsid w:val="1C2D653F"/>
    <w:rsid w:val="1C5000FA"/>
    <w:rsid w:val="1D8C7AD9"/>
    <w:rsid w:val="1D971CCB"/>
    <w:rsid w:val="1DA11E02"/>
    <w:rsid w:val="1E187082"/>
    <w:rsid w:val="1E355276"/>
    <w:rsid w:val="1E846443"/>
    <w:rsid w:val="1EDF4945"/>
    <w:rsid w:val="1F4B6248"/>
    <w:rsid w:val="1F6E30E3"/>
    <w:rsid w:val="2026530F"/>
    <w:rsid w:val="2149664C"/>
    <w:rsid w:val="21C056B3"/>
    <w:rsid w:val="222510B9"/>
    <w:rsid w:val="224376A7"/>
    <w:rsid w:val="228351E5"/>
    <w:rsid w:val="234D7465"/>
    <w:rsid w:val="239334D4"/>
    <w:rsid w:val="239D7F19"/>
    <w:rsid w:val="2473798F"/>
    <w:rsid w:val="247D0D17"/>
    <w:rsid w:val="24C45FDE"/>
    <w:rsid w:val="25794D23"/>
    <w:rsid w:val="25A103E4"/>
    <w:rsid w:val="26244241"/>
    <w:rsid w:val="26807C6D"/>
    <w:rsid w:val="281E3B2D"/>
    <w:rsid w:val="29C06284"/>
    <w:rsid w:val="29E760C4"/>
    <w:rsid w:val="2A4841B3"/>
    <w:rsid w:val="2B0E6C6B"/>
    <w:rsid w:val="2B314B5F"/>
    <w:rsid w:val="2B596BC7"/>
    <w:rsid w:val="2BC85B16"/>
    <w:rsid w:val="2C6824F3"/>
    <w:rsid w:val="2CD0245A"/>
    <w:rsid w:val="2D097EEF"/>
    <w:rsid w:val="2DE11E4F"/>
    <w:rsid w:val="2DEC7327"/>
    <w:rsid w:val="2DF95034"/>
    <w:rsid w:val="2E3E15DD"/>
    <w:rsid w:val="2EA21DBA"/>
    <w:rsid w:val="2EC34760"/>
    <w:rsid w:val="2FB855A0"/>
    <w:rsid w:val="2FCD3CFD"/>
    <w:rsid w:val="319B2D0A"/>
    <w:rsid w:val="32436E72"/>
    <w:rsid w:val="32646234"/>
    <w:rsid w:val="32FE7C63"/>
    <w:rsid w:val="331B19D9"/>
    <w:rsid w:val="33DE547D"/>
    <w:rsid w:val="342332C0"/>
    <w:rsid w:val="34402DBD"/>
    <w:rsid w:val="34B92BA3"/>
    <w:rsid w:val="34BA229D"/>
    <w:rsid w:val="34F61E50"/>
    <w:rsid w:val="351B6DBC"/>
    <w:rsid w:val="36176ADB"/>
    <w:rsid w:val="368C7A4B"/>
    <w:rsid w:val="36D45FA6"/>
    <w:rsid w:val="36ED58E3"/>
    <w:rsid w:val="370752FA"/>
    <w:rsid w:val="377B185A"/>
    <w:rsid w:val="37807BBD"/>
    <w:rsid w:val="37F7057D"/>
    <w:rsid w:val="37FB1AD5"/>
    <w:rsid w:val="37FF1CD0"/>
    <w:rsid w:val="38411F57"/>
    <w:rsid w:val="38642AE5"/>
    <w:rsid w:val="3865470A"/>
    <w:rsid w:val="38D02567"/>
    <w:rsid w:val="38FC2A52"/>
    <w:rsid w:val="3A13454B"/>
    <w:rsid w:val="3ADD788D"/>
    <w:rsid w:val="3AE33D42"/>
    <w:rsid w:val="3B106F54"/>
    <w:rsid w:val="3B54073A"/>
    <w:rsid w:val="3BF759D4"/>
    <w:rsid w:val="3CE82D6F"/>
    <w:rsid w:val="3CF4183A"/>
    <w:rsid w:val="3D066B9F"/>
    <w:rsid w:val="3DE73001"/>
    <w:rsid w:val="3DE81FF3"/>
    <w:rsid w:val="3E1124FB"/>
    <w:rsid w:val="3EFA0082"/>
    <w:rsid w:val="3F772457"/>
    <w:rsid w:val="4035760F"/>
    <w:rsid w:val="40E866FF"/>
    <w:rsid w:val="413547EB"/>
    <w:rsid w:val="41CA6494"/>
    <w:rsid w:val="422B1D64"/>
    <w:rsid w:val="42C72B50"/>
    <w:rsid w:val="42D772DE"/>
    <w:rsid w:val="42F51C92"/>
    <w:rsid w:val="42FE48FE"/>
    <w:rsid w:val="435C436E"/>
    <w:rsid w:val="44211FE1"/>
    <w:rsid w:val="443749C4"/>
    <w:rsid w:val="44706C19"/>
    <w:rsid w:val="44EC1784"/>
    <w:rsid w:val="44F504F6"/>
    <w:rsid w:val="46825272"/>
    <w:rsid w:val="46AD006D"/>
    <w:rsid w:val="46BC36AE"/>
    <w:rsid w:val="477D7D92"/>
    <w:rsid w:val="4792283F"/>
    <w:rsid w:val="485F34E2"/>
    <w:rsid w:val="48A66896"/>
    <w:rsid w:val="48D93D1E"/>
    <w:rsid w:val="49122BCA"/>
    <w:rsid w:val="49A424FE"/>
    <w:rsid w:val="49B56361"/>
    <w:rsid w:val="49BC543D"/>
    <w:rsid w:val="4A1070BE"/>
    <w:rsid w:val="4A19238F"/>
    <w:rsid w:val="4AB02D4A"/>
    <w:rsid w:val="4AF13A65"/>
    <w:rsid w:val="4B8D5D42"/>
    <w:rsid w:val="4C0C4588"/>
    <w:rsid w:val="4CBB6D54"/>
    <w:rsid w:val="4CDD4506"/>
    <w:rsid w:val="4D9C1FAE"/>
    <w:rsid w:val="4DA96F0D"/>
    <w:rsid w:val="4E065D45"/>
    <w:rsid w:val="4E72056D"/>
    <w:rsid w:val="4F273BAB"/>
    <w:rsid w:val="4FA5017B"/>
    <w:rsid w:val="501701B0"/>
    <w:rsid w:val="510D4668"/>
    <w:rsid w:val="526B7497"/>
    <w:rsid w:val="52B40852"/>
    <w:rsid w:val="52C86D9A"/>
    <w:rsid w:val="52D70F67"/>
    <w:rsid w:val="531E5580"/>
    <w:rsid w:val="53495A11"/>
    <w:rsid w:val="53953197"/>
    <w:rsid w:val="54B74035"/>
    <w:rsid w:val="54C30B00"/>
    <w:rsid w:val="553E1291"/>
    <w:rsid w:val="555F409C"/>
    <w:rsid w:val="56672D93"/>
    <w:rsid w:val="56C40BD2"/>
    <w:rsid w:val="57812171"/>
    <w:rsid w:val="57DE0A0B"/>
    <w:rsid w:val="585C586B"/>
    <w:rsid w:val="589E5C46"/>
    <w:rsid w:val="59417EF9"/>
    <w:rsid w:val="597D0F45"/>
    <w:rsid w:val="59FA3717"/>
    <w:rsid w:val="5B545CCF"/>
    <w:rsid w:val="5CF13A55"/>
    <w:rsid w:val="5E4C4878"/>
    <w:rsid w:val="5E7B121A"/>
    <w:rsid w:val="5EAF57AE"/>
    <w:rsid w:val="5FAE3AD1"/>
    <w:rsid w:val="5FE73B3C"/>
    <w:rsid w:val="606D4C7A"/>
    <w:rsid w:val="60AE2F9E"/>
    <w:rsid w:val="60DD0533"/>
    <w:rsid w:val="610873CE"/>
    <w:rsid w:val="612643E9"/>
    <w:rsid w:val="617F525C"/>
    <w:rsid w:val="620456AD"/>
    <w:rsid w:val="62380BB9"/>
    <w:rsid w:val="624E14B2"/>
    <w:rsid w:val="62EE439E"/>
    <w:rsid w:val="637D5C6A"/>
    <w:rsid w:val="648647C2"/>
    <w:rsid w:val="648D12EB"/>
    <w:rsid w:val="64E824FB"/>
    <w:rsid w:val="651D6234"/>
    <w:rsid w:val="65556048"/>
    <w:rsid w:val="65874AD7"/>
    <w:rsid w:val="65C75BA1"/>
    <w:rsid w:val="65F64C74"/>
    <w:rsid w:val="661C3E14"/>
    <w:rsid w:val="664153C6"/>
    <w:rsid w:val="678A174A"/>
    <w:rsid w:val="6796308E"/>
    <w:rsid w:val="67D81706"/>
    <w:rsid w:val="689131FA"/>
    <w:rsid w:val="694B6C5F"/>
    <w:rsid w:val="6A4D67CF"/>
    <w:rsid w:val="6B365A30"/>
    <w:rsid w:val="6BB22145"/>
    <w:rsid w:val="6BC410AA"/>
    <w:rsid w:val="6CA2544C"/>
    <w:rsid w:val="6CB65858"/>
    <w:rsid w:val="6CC040BD"/>
    <w:rsid w:val="6E6D1B57"/>
    <w:rsid w:val="6E791A44"/>
    <w:rsid w:val="6E89648E"/>
    <w:rsid w:val="6EA47FF3"/>
    <w:rsid w:val="6EFB2BE4"/>
    <w:rsid w:val="6F2E579B"/>
    <w:rsid w:val="6F5C0F69"/>
    <w:rsid w:val="6FEF1E90"/>
    <w:rsid w:val="6FF41EBA"/>
    <w:rsid w:val="7032666F"/>
    <w:rsid w:val="703412BC"/>
    <w:rsid w:val="70571937"/>
    <w:rsid w:val="70951AA3"/>
    <w:rsid w:val="70B008E3"/>
    <w:rsid w:val="71117363"/>
    <w:rsid w:val="718216B6"/>
    <w:rsid w:val="71B719DC"/>
    <w:rsid w:val="723D7C41"/>
    <w:rsid w:val="727C17B1"/>
    <w:rsid w:val="728151C4"/>
    <w:rsid w:val="72A71C22"/>
    <w:rsid w:val="72E446AC"/>
    <w:rsid w:val="735B7BA5"/>
    <w:rsid w:val="739408B8"/>
    <w:rsid w:val="739869E5"/>
    <w:rsid w:val="73B105CA"/>
    <w:rsid w:val="73C67773"/>
    <w:rsid w:val="74101C50"/>
    <w:rsid w:val="74483DC0"/>
    <w:rsid w:val="74613851"/>
    <w:rsid w:val="746E7CAC"/>
    <w:rsid w:val="751F7900"/>
    <w:rsid w:val="75286757"/>
    <w:rsid w:val="75397806"/>
    <w:rsid w:val="756F02F8"/>
    <w:rsid w:val="76E239E8"/>
    <w:rsid w:val="76FB61A0"/>
    <w:rsid w:val="7711235F"/>
    <w:rsid w:val="77204B33"/>
    <w:rsid w:val="77775F66"/>
    <w:rsid w:val="77EC17F1"/>
    <w:rsid w:val="78924296"/>
    <w:rsid w:val="78D10F7D"/>
    <w:rsid w:val="791F7EE1"/>
    <w:rsid w:val="79544004"/>
    <w:rsid w:val="798D48ED"/>
    <w:rsid w:val="7AA16FDB"/>
    <w:rsid w:val="7AEF3E00"/>
    <w:rsid w:val="7BD42543"/>
    <w:rsid w:val="7C9C1166"/>
    <w:rsid w:val="7D2233FB"/>
    <w:rsid w:val="7DCC69AB"/>
    <w:rsid w:val="7DE628C9"/>
    <w:rsid w:val="7DF3B68C"/>
    <w:rsid w:val="7E035A1D"/>
    <w:rsid w:val="7E217566"/>
    <w:rsid w:val="7F4F15DB"/>
    <w:rsid w:val="7F6F3221"/>
    <w:rsid w:val="7FA44601"/>
    <w:rsid w:val="7FCB4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qFormat="1"/>
    <w:lsdException w:name="header" w:semiHidden="0" w:unhideWhenUsed="0" w:qFormat="1"/>
    <w:lsdException w:name="footer" w:semiHidden="0" w:unhideWhenUsed="0" w:qFormat="1"/>
    <w:lsdException w:name="caption" w:locked="1" w:uiPriority="0" w:qFormat="1"/>
    <w:lsdException w:name="annotation reference"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Document Map" w:unhideWhenUsed="0" w:qFormat="1"/>
    <w:lsdException w:name="Normal Table" w:qFormat="1"/>
    <w:lsdException w:name="annotation subject" w:qFormat="1"/>
    <w:lsdException w:name="Balloon Text" w:unhideWhenUsed="0" w:qFormat="1"/>
    <w:lsdException w:name="Table Grid" w:locked="1"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Calibri"/>
      <w:kern w:val="2"/>
      <w:sz w:val="21"/>
      <w:szCs w:val="21"/>
    </w:rPr>
  </w:style>
  <w:style w:type="paragraph" w:styleId="1">
    <w:name w:val="heading 1"/>
    <w:basedOn w:val="a"/>
    <w:next w:val="a"/>
    <w:link w:val="1Char"/>
    <w:uiPriority w:val="99"/>
    <w:qFormat/>
    <w:locked/>
    <w:pPr>
      <w:keepNext/>
      <w:keepLines/>
      <w:spacing w:beforeLines="50" w:afterLines="50" w:line="360" w:lineRule="auto"/>
      <w:outlineLvl w:val="0"/>
    </w:pPr>
    <w:rPr>
      <w:rFonts w:ascii="Times New Roman" w:hAnsi="Times New Roman" w:cs="Times New Roman"/>
      <w:b/>
      <w:bCs/>
      <w:kern w:val="44"/>
      <w:sz w:val="30"/>
      <w:szCs w:val="30"/>
    </w:rPr>
  </w:style>
  <w:style w:type="paragraph" w:styleId="2">
    <w:name w:val="heading 2"/>
    <w:basedOn w:val="a"/>
    <w:next w:val="a"/>
    <w:link w:val="2Char"/>
    <w:uiPriority w:val="99"/>
    <w:qFormat/>
    <w:locked/>
    <w:pPr>
      <w:keepNext/>
      <w:keepLines/>
      <w:spacing w:line="360" w:lineRule="auto"/>
      <w:outlineLvl w:val="1"/>
    </w:pPr>
    <w:rPr>
      <w:rFonts w:ascii="Times New Roman" w:hAnsi="Times New Roman" w:cs="Times New Roman"/>
      <w:b/>
      <w:bCs/>
      <w:sz w:val="28"/>
      <w:szCs w:val="28"/>
    </w:rPr>
  </w:style>
  <w:style w:type="paragraph" w:styleId="3">
    <w:name w:val="heading 3"/>
    <w:basedOn w:val="a"/>
    <w:next w:val="a"/>
    <w:link w:val="3Char"/>
    <w:uiPriority w:val="99"/>
    <w:qFormat/>
    <w:locked/>
    <w:pPr>
      <w:keepNext/>
      <w:keepLines/>
      <w:spacing w:line="360" w:lineRule="auto"/>
      <w:outlineLvl w:val="2"/>
    </w:pPr>
    <w:rPr>
      <w:rFonts w:ascii="Times New Roman" w:hAnsi="Times New Roman" w:cs="Times New Roman"/>
      <w:b/>
      <w:bCs/>
      <w:sz w:val="24"/>
      <w:szCs w:val="24"/>
    </w:rPr>
  </w:style>
  <w:style w:type="paragraph" w:styleId="4">
    <w:name w:val="heading 4"/>
    <w:basedOn w:val="a"/>
    <w:next w:val="a"/>
    <w:link w:val="4Char"/>
    <w:uiPriority w:val="99"/>
    <w:qFormat/>
    <w:locked/>
    <w:pPr>
      <w:keepNext/>
      <w:keepLines/>
      <w:spacing w:line="360" w:lineRule="auto"/>
      <w:outlineLvl w:val="3"/>
    </w:pPr>
    <w:rPr>
      <w:rFonts w:ascii="Times New Roman" w:hAnsi="Times New Roman" w:cs="Times New Roman"/>
      <w:b/>
      <w:bCs/>
    </w:rPr>
  </w:style>
  <w:style w:type="paragraph" w:styleId="5">
    <w:name w:val="heading 5"/>
    <w:basedOn w:val="a"/>
    <w:next w:val="a"/>
    <w:link w:val="5Char"/>
    <w:uiPriority w:val="99"/>
    <w:qFormat/>
    <w:locked/>
    <w:pPr>
      <w:keepNext/>
      <w:keepLines/>
      <w:spacing w:line="360" w:lineRule="auto"/>
      <w:outlineLvl w:val="4"/>
    </w:pPr>
    <w:rPr>
      <w:rFonts w:ascii="Times New Roman" w:hAnsi="Times New Roman" w:cs="Times New Roman"/>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Document Map"/>
    <w:basedOn w:val="a"/>
    <w:link w:val="Char1"/>
    <w:uiPriority w:val="99"/>
    <w:semiHidden/>
    <w:qFormat/>
    <w:pPr>
      <w:shd w:val="clear" w:color="auto" w:fill="000080"/>
    </w:pPr>
  </w:style>
  <w:style w:type="paragraph" w:styleId="30">
    <w:name w:val="toc 3"/>
    <w:basedOn w:val="a"/>
    <w:next w:val="a"/>
    <w:uiPriority w:val="39"/>
    <w:qFormat/>
    <w:locked/>
    <w:pPr>
      <w:tabs>
        <w:tab w:val="right" w:leader="dot" w:pos="8776"/>
      </w:tabs>
      <w:ind w:leftChars="400" w:left="840"/>
    </w:pPr>
    <w:rPr>
      <w:rFonts w:ascii="Times New Roman" w:hAnsi="Times New Roman" w:cs="Times New Roman"/>
    </w:rPr>
  </w:style>
  <w:style w:type="paragraph" w:styleId="a6">
    <w:name w:val="Balloon Text"/>
    <w:basedOn w:val="a"/>
    <w:link w:val="Char2"/>
    <w:uiPriority w:val="99"/>
    <w:semiHidden/>
    <w:qFormat/>
    <w:rPr>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locked/>
    <w:pPr>
      <w:tabs>
        <w:tab w:val="right" w:leader="dot" w:pos="8776"/>
      </w:tabs>
      <w:spacing w:beforeLines="20" w:line="288" w:lineRule="auto"/>
    </w:pPr>
    <w:rPr>
      <w:rFonts w:ascii="Times New Roman" w:hAnsi="Times New Roman" w:cs="Times New Roman"/>
      <w:b/>
      <w:bCs/>
      <w:sz w:val="24"/>
      <w:szCs w:val="24"/>
    </w:rPr>
  </w:style>
  <w:style w:type="paragraph" w:styleId="20">
    <w:name w:val="toc 2"/>
    <w:basedOn w:val="a"/>
    <w:next w:val="a"/>
    <w:uiPriority w:val="39"/>
    <w:qFormat/>
    <w:locked/>
    <w:pPr>
      <w:tabs>
        <w:tab w:val="right" w:leader="dot" w:pos="8776"/>
      </w:tabs>
      <w:ind w:leftChars="200" w:left="420"/>
    </w:pPr>
    <w:rPr>
      <w:rFonts w:ascii="Times New Roman" w:hAnsi="Times New Roman" w:cs="Times New Roman"/>
      <w:sz w:val="24"/>
      <w:szCs w:val="24"/>
    </w:rPr>
  </w:style>
  <w:style w:type="character" w:styleId="a9">
    <w:name w:val="page number"/>
    <w:basedOn w:val="a0"/>
    <w:uiPriority w:val="99"/>
    <w:qFormat/>
  </w:style>
  <w:style w:type="character" w:styleId="aa">
    <w:name w:val="Hyperlink"/>
    <w:uiPriority w:val="99"/>
    <w:qFormat/>
    <w:rPr>
      <w:color w:val="0000FF"/>
      <w:u w:val="single"/>
    </w:rPr>
  </w:style>
  <w:style w:type="character" w:styleId="ab">
    <w:name w:val="annotation reference"/>
    <w:basedOn w:val="a0"/>
    <w:uiPriority w:val="99"/>
    <w:semiHidden/>
    <w:unhideWhenUsed/>
    <w:qFormat/>
    <w:rPr>
      <w:sz w:val="21"/>
      <w:szCs w:val="21"/>
    </w:rPr>
  </w:style>
  <w:style w:type="table" w:styleId="ac">
    <w:name w:val="Table Grid"/>
    <w:basedOn w:val="a1"/>
    <w:qFormat/>
    <w:locked/>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imes New Roman" w:hAnsi="Times New Roman" w:cs="Times New Roman"/>
      <w:b/>
      <w:bCs/>
      <w:kern w:val="44"/>
      <w:sz w:val="44"/>
      <w:szCs w:val="44"/>
    </w:rPr>
  </w:style>
  <w:style w:type="character" w:customStyle="1" w:styleId="2Char">
    <w:name w:val="标题 2 Char"/>
    <w:link w:val="2"/>
    <w:uiPriority w:val="99"/>
    <w:qFormat/>
    <w:locked/>
    <w:rPr>
      <w:rFonts w:ascii="Times New Roman" w:hAnsi="Times New Roman" w:cs="Times New Roman"/>
      <w:b/>
      <w:bCs/>
      <w:sz w:val="32"/>
      <w:szCs w:val="32"/>
    </w:rPr>
  </w:style>
  <w:style w:type="character" w:customStyle="1" w:styleId="3Char">
    <w:name w:val="标题 3 Char"/>
    <w:link w:val="3"/>
    <w:uiPriority w:val="99"/>
    <w:qFormat/>
    <w:locked/>
    <w:rPr>
      <w:rFonts w:ascii="Times New Roman" w:hAnsi="Times New Roman" w:cs="Times New Roman"/>
      <w:b/>
      <w:bCs/>
      <w:sz w:val="32"/>
      <w:szCs w:val="32"/>
    </w:rPr>
  </w:style>
  <w:style w:type="character" w:customStyle="1" w:styleId="4Char">
    <w:name w:val="标题 4 Char"/>
    <w:link w:val="4"/>
    <w:uiPriority w:val="99"/>
    <w:qFormat/>
    <w:locked/>
    <w:rPr>
      <w:rFonts w:ascii="Times New Roman" w:hAnsi="Times New Roman" w:cs="Times New Roman"/>
      <w:b/>
      <w:bCs/>
      <w:sz w:val="28"/>
      <w:szCs w:val="28"/>
    </w:rPr>
  </w:style>
  <w:style w:type="character" w:customStyle="1" w:styleId="5Char">
    <w:name w:val="标题 5 Char"/>
    <w:link w:val="5"/>
    <w:uiPriority w:val="99"/>
    <w:qFormat/>
    <w:locked/>
    <w:rPr>
      <w:rFonts w:ascii="Times New Roman" w:hAnsi="Times New Roman" w:cs="Times New Roman"/>
      <w:b/>
      <w:bCs/>
      <w:sz w:val="28"/>
      <w:szCs w:val="28"/>
    </w:rPr>
  </w:style>
  <w:style w:type="character" w:customStyle="1" w:styleId="Char3">
    <w:name w:val="页脚 Char"/>
    <w:link w:val="a7"/>
    <w:uiPriority w:val="99"/>
    <w:qFormat/>
    <w:locked/>
    <w:rPr>
      <w:sz w:val="18"/>
      <w:szCs w:val="18"/>
    </w:rPr>
  </w:style>
  <w:style w:type="character" w:customStyle="1" w:styleId="Char4">
    <w:name w:val="页眉 Char"/>
    <w:link w:val="a8"/>
    <w:uiPriority w:val="99"/>
    <w:semiHidden/>
    <w:qFormat/>
    <w:locked/>
    <w:rPr>
      <w:sz w:val="18"/>
      <w:szCs w:val="18"/>
    </w:rPr>
  </w:style>
  <w:style w:type="paragraph" w:customStyle="1" w:styleId="ad">
    <w:name w:val="表注图注"/>
    <w:basedOn w:val="a"/>
    <w:uiPriority w:val="99"/>
    <w:qFormat/>
    <w:pPr>
      <w:spacing w:line="360" w:lineRule="auto"/>
      <w:jc w:val="center"/>
    </w:pPr>
    <w:rPr>
      <w:rFonts w:ascii="Times New Roman" w:hAnsi="Times New Roman" w:cs="Times New Roman"/>
      <w:b/>
      <w:bCs/>
    </w:rPr>
  </w:style>
  <w:style w:type="character" w:customStyle="1" w:styleId="Char2">
    <w:name w:val="批注框文本 Char"/>
    <w:link w:val="a6"/>
    <w:uiPriority w:val="99"/>
    <w:semiHidden/>
    <w:qFormat/>
    <w:locked/>
    <w:rPr>
      <w:sz w:val="18"/>
      <w:szCs w:val="18"/>
    </w:rPr>
  </w:style>
  <w:style w:type="paragraph" w:customStyle="1" w:styleId="ae">
    <w:name w:val="代码"/>
    <w:basedOn w:val="a"/>
    <w:uiPriority w:val="99"/>
    <w:qFormat/>
    <w:rPr>
      <w:rFonts w:ascii="Consolas" w:hAnsi="Consolas" w:cs="Consolas"/>
    </w:rPr>
  </w:style>
  <w:style w:type="paragraph" w:styleId="af">
    <w:name w:val="List Paragraph"/>
    <w:basedOn w:val="a"/>
    <w:uiPriority w:val="99"/>
    <w:qFormat/>
    <w:pPr>
      <w:ind w:firstLineChars="200" w:firstLine="420"/>
    </w:pPr>
  </w:style>
  <w:style w:type="character" w:customStyle="1" w:styleId="Char1">
    <w:name w:val="文档结构图 Char"/>
    <w:link w:val="a5"/>
    <w:uiPriority w:val="99"/>
    <w:semiHidden/>
    <w:qFormat/>
    <w:rPr>
      <w:rFonts w:ascii="Times New Roman" w:hAnsi="Times New Roman" w:cs="Calibri"/>
      <w:sz w:val="0"/>
      <w:szCs w:val="0"/>
    </w:rPr>
  </w:style>
  <w:style w:type="paragraph" w:customStyle="1" w:styleId="af0">
    <w:name w:val="格式说明"/>
    <w:basedOn w:val="a"/>
    <w:qFormat/>
    <w:rPr>
      <w:rFonts w:ascii="Times New Roman" w:hAnsi="Times New Roman" w:cs="Times New Roman"/>
      <w:i/>
      <w:color w:val="FF0000"/>
      <w:sz w:val="24"/>
      <w:szCs w:val="24"/>
    </w:rPr>
  </w:style>
  <w:style w:type="character" w:customStyle="1" w:styleId="af1">
    <w:name w:val="论文格式"/>
    <w:basedOn w:val="a0"/>
    <w:uiPriority w:val="1"/>
    <w:qFormat/>
    <w:rPr>
      <w:rFonts w:ascii="Times New Roman" w:eastAsia="宋体" w:hAnsi="Times New Roman" w:cs="Times New Roman"/>
      <w:i/>
      <w:color w:val="FF0000"/>
      <w:sz w:val="24"/>
    </w:rPr>
  </w:style>
  <w:style w:type="character" w:customStyle="1" w:styleId="Char0">
    <w:name w:val="批注文字 Char"/>
    <w:basedOn w:val="a0"/>
    <w:link w:val="a4"/>
    <w:uiPriority w:val="99"/>
    <w:semiHidden/>
    <w:qFormat/>
    <w:rPr>
      <w:rFonts w:cs="Calibri"/>
      <w:kern w:val="2"/>
      <w:sz w:val="21"/>
      <w:szCs w:val="21"/>
    </w:rPr>
  </w:style>
  <w:style w:type="character" w:customStyle="1" w:styleId="Char">
    <w:name w:val="批注主题 Char"/>
    <w:basedOn w:val="Char0"/>
    <w:link w:val="a3"/>
    <w:uiPriority w:val="99"/>
    <w:semiHidden/>
    <w:qFormat/>
    <w:rPr>
      <w:rFonts w:cs="Calibri"/>
      <w:b/>
      <w:bCs/>
      <w:kern w:val="2"/>
      <w:sz w:val="21"/>
      <w:szCs w:val="21"/>
    </w:rPr>
  </w:style>
  <w:style w:type="paragraph" w:customStyle="1" w:styleId="heading1">
    <w:name w:val="heading1"/>
    <w:basedOn w:val="a"/>
    <w:qFormat/>
    <w:rsid w:val="00603A21"/>
    <w:pPr>
      <w:widowControl/>
      <w:tabs>
        <w:tab w:val="left" w:pos="450"/>
        <w:tab w:val="left" w:pos="1080"/>
        <w:tab w:val="left" w:pos="1800"/>
        <w:tab w:val="left" w:pos="2610"/>
      </w:tabs>
      <w:spacing w:line="360" w:lineRule="auto"/>
      <w:jc w:val="left"/>
    </w:pPr>
    <w:rPr>
      <w:rFonts w:ascii="Arial" w:hAnsi="Arial" w:cs="Times New Roman"/>
      <w:kern w:val="0"/>
      <w:szCs w:val="20"/>
    </w:rPr>
  </w:style>
  <w:style w:type="paragraph" w:styleId="HTML">
    <w:name w:val="HTML Preformatted"/>
    <w:basedOn w:val="a"/>
    <w:link w:val="HTMLChar"/>
    <w:uiPriority w:val="99"/>
    <w:unhideWhenUsed/>
    <w:rsid w:val="00603A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rsid w:val="00603A2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microsoft.com/office/2011/relationships/commentsExtended" Target="commentsExtended.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__1.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microsoft.com/office/2011/relationships/people" Target="people.xm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929B09-3335-4650-8E37-C2485F8D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51</Pages>
  <Words>4255</Words>
  <Characters>24254</Characters>
  <Application>Microsoft Office Word</Application>
  <DocSecurity>0</DocSecurity>
  <Lines>202</Lines>
  <Paragraphs>56</Paragraphs>
  <ScaleCrop>false</ScaleCrop>
  <Manager>信息学院计算机系</Manager>
  <Company>岭南师范学院信息学院</Company>
  <LinksUpToDate>false</LinksUpToDate>
  <CharactersWithSpaces>28453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岭师信息学院本科毕业论文模板</dc:title>
  <dc:subject>毕业论文模板</dc:subject>
  <dc:creator>铁新城</dc:creator>
  <cp:keywords>制作：铁新城</cp:keywords>
  <dc:description>模板制作：铁新城</dc:description>
  <cp:lastModifiedBy>User</cp:lastModifiedBy>
  <cp:revision>399</cp:revision>
  <dcterms:created xsi:type="dcterms:W3CDTF">2017-02-20T18:52:00Z</dcterms:created>
  <dcterms:modified xsi:type="dcterms:W3CDTF">2019-04-16T13:51:00Z</dcterms:modified>
  <cp:category>毕业论文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KSORubyTemplateID" linkTarget="0">
    <vt:lpwstr>6</vt:lpwstr>
  </property>
</Properties>
</file>